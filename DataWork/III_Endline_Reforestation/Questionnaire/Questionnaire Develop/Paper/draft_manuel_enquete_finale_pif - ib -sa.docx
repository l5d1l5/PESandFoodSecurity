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Front"/>
        <w:tblpPr w:leftFromText="180" w:rightFromText="180" w:vertAnchor="page" w:horzAnchor="margin" w:tblpY="1170"/>
        <w:tblW w:w="9130" w:type="dxa"/>
        <w:tblLayout w:type="fixed"/>
        <w:tblLook w:val="01E0" w:firstRow="1" w:lastRow="1" w:firstColumn="1" w:lastColumn="1" w:noHBand="0" w:noVBand="0"/>
      </w:tblPr>
      <w:tblGrid>
        <w:gridCol w:w="9130"/>
      </w:tblGrid>
      <w:tr w:rsidR="00197F09" w:rsidRPr="002566FD" w14:paraId="4A1BB7D9" w14:textId="77777777" w:rsidTr="00A73CAB">
        <w:trPr>
          <w:trHeight w:val="126"/>
        </w:trPr>
        <w:tc>
          <w:tcPr>
            <w:tcW w:w="9130" w:type="dxa"/>
            <w:shd w:val="clear" w:color="auto" w:fill="auto"/>
            <w:tcMar>
              <w:top w:w="113" w:type="dxa"/>
              <w:bottom w:w="113" w:type="dxa"/>
            </w:tcMar>
            <w:vAlign w:val="bottom"/>
          </w:tcPr>
          <w:p w14:paraId="1D7FC7AB" w14:textId="77777777" w:rsidR="00197F09" w:rsidRPr="002566FD" w:rsidRDefault="00197F09" w:rsidP="00197F09">
            <w:pPr>
              <w:pStyle w:val="CoverHeading0"/>
              <w:rPr>
                <w:rFonts w:ascii="Arial" w:hAnsi="Arial" w:cs="Arial"/>
                <w:lang w:val="fr-FR"/>
              </w:rPr>
            </w:pPr>
          </w:p>
        </w:tc>
      </w:tr>
      <w:tr w:rsidR="00197F09" w:rsidRPr="000B78B3" w14:paraId="182F70EC" w14:textId="77777777" w:rsidTr="00A73CAB">
        <w:trPr>
          <w:trHeight w:hRule="exact" w:val="3478"/>
        </w:trPr>
        <w:tc>
          <w:tcPr>
            <w:tcW w:w="9130" w:type="dxa"/>
            <w:shd w:val="clear" w:color="auto" w:fill="auto"/>
            <w:tcMar>
              <w:top w:w="567" w:type="dxa"/>
              <w:bottom w:w="227" w:type="dxa"/>
            </w:tcMar>
            <w:vAlign w:val="bottom"/>
          </w:tcPr>
          <w:p w14:paraId="65736D27" w14:textId="29E337B1" w:rsidR="00197F09" w:rsidRPr="002566FD" w:rsidRDefault="00197F09" w:rsidP="002566FD">
            <w:pPr>
              <w:pStyle w:val="CoverHeading1"/>
              <w:jc w:val="center"/>
              <w:rPr>
                <w:rFonts w:ascii="Arial" w:hAnsi="Arial" w:cs="Arial"/>
                <w:lang w:val="fr-FR"/>
              </w:rPr>
            </w:pPr>
            <w:r w:rsidRPr="002566FD">
              <w:rPr>
                <w:rFonts w:ascii="Arial" w:hAnsi="Arial" w:cs="Arial"/>
                <w:bCs/>
                <w:color w:val="000000"/>
                <w:lang w:val="fr-FR" w:eastAsia="en-GB"/>
              </w:rPr>
              <w:t>E</w:t>
            </w:r>
            <w:r w:rsidRPr="002566FD">
              <w:rPr>
                <w:rFonts w:ascii="Arial" w:hAnsi="Arial" w:cs="Arial"/>
                <w:lang w:val="fr-FR" w:eastAsia="en-GB"/>
              </w:rPr>
              <w:t xml:space="preserve">nquête </w:t>
            </w:r>
            <w:r w:rsidR="003F695C" w:rsidRPr="002566FD">
              <w:rPr>
                <w:rFonts w:ascii="Arial" w:hAnsi="Arial" w:cs="Arial"/>
                <w:lang w:val="fr-FR" w:eastAsia="en-GB"/>
              </w:rPr>
              <w:t xml:space="preserve">finale pour l’évaluation </w:t>
            </w:r>
            <w:r w:rsidR="00A73CAB" w:rsidRPr="002566FD">
              <w:rPr>
                <w:rFonts w:ascii="Arial" w:hAnsi="Arial" w:cs="Arial"/>
                <w:lang w:val="fr-FR" w:eastAsia="en-GB"/>
              </w:rPr>
              <w:t xml:space="preserve">d’impact </w:t>
            </w:r>
            <w:r w:rsidR="003F695C" w:rsidRPr="002566FD">
              <w:rPr>
                <w:rFonts w:ascii="Arial" w:hAnsi="Arial" w:cs="Arial"/>
                <w:lang w:val="fr-FR" w:eastAsia="en-GB"/>
              </w:rPr>
              <w:t xml:space="preserve">des paiements pour service environnementaux </w:t>
            </w:r>
            <w:r w:rsidR="00467820" w:rsidRPr="002566FD">
              <w:rPr>
                <w:rFonts w:ascii="Arial" w:hAnsi="Arial" w:cs="Arial"/>
                <w:lang w:val="fr-FR" w:eastAsia="en-GB"/>
              </w:rPr>
              <w:t>du Programme d’Investissement Forestier</w:t>
            </w:r>
            <w:r w:rsidR="003F695C" w:rsidRPr="002566FD">
              <w:rPr>
                <w:rFonts w:ascii="Arial" w:hAnsi="Arial" w:cs="Arial"/>
                <w:lang w:val="fr-FR" w:eastAsia="en-GB"/>
              </w:rPr>
              <w:t xml:space="preserve"> (PIF)</w:t>
            </w:r>
          </w:p>
        </w:tc>
      </w:tr>
      <w:tr w:rsidR="00197F09" w:rsidRPr="002566FD" w14:paraId="01FC8669" w14:textId="77777777" w:rsidTr="00A73CAB">
        <w:trPr>
          <w:trHeight w:val="606"/>
        </w:trPr>
        <w:tc>
          <w:tcPr>
            <w:tcW w:w="9130" w:type="dxa"/>
            <w:shd w:val="clear" w:color="auto" w:fill="auto"/>
            <w:tcMar>
              <w:top w:w="340" w:type="dxa"/>
              <w:bottom w:w="227" w:type="dxa"/>
            </w:tcMar>
            <w:vAlign w:val="center"/>
          </w:tcPr>
          <w:p w14:paraId="6F0BDBF5" w14:textId="5EEBE842" w:rsidR="00197F09" w:rsidRPr="002566FD" w:rsidRDefault="00197F09" w:rsidP="00197F09">
            <w:pPr>
              <w:spacing w:before="100" w:beforeAutospacing="1" w:after="100" w:afterAutospacing="1"/>
              <w:jc w:val="center"/>
              <w:rPr>
                <w:rFonts w:cs="Arial"/>
                <w:b/>
                <w:i/>
                <w:sz w:val="36"/>
                <w:szCs w:val="36"/>
                <w:lang w:val="fr-FR"/>
              </w:rPr>
            </w:pPr>
            <w:r w:rsidRPr="002566FD">
              <w:rPr>
                <w:rFonts w:cs="Arial"/>
                <w:b/>
                <w:i/>
                <w:sz w:val="36"/>
                <w:szCs w:val="36"/>
                <w:lang w:val="fr-FR"/>
              </w:rPr>
              <w:t>MANUEL D’ENQUETE</w:t>
            </w:r>
            <w:r w:rsidR="002E3FE3">
              <w:rPr>
                <w:rFonts w:cs="Arial"/>
                <w:b/>
                <w:i/>
                <w:sz w:val="36"/>
                <w:szCs w:val="36"/>
                <w:lang w:val="fr-FR"/>
              </w:rPr>
              <w:t>UR</w:t>
            </w:r>
          </w:p>
          <w:p w14:paraId="312FC951" w14:textId="77777777" w:rsidR="00197F09" w:rsidRPr="002566FD" w:rsidRDefault="00197F09" w:rsidP="00197F09">
            <w:pPr>
              <w:pStyle w:val="CoverHeading2"/>
              <w:rPr>
                <w:rFonts w:ascii="Arial" w:hAnsi="Arial" w:cs="Arial"/>
                <w:lang w:val="fr-FR"/>
              </w:rPr>
            </w:pPr>
          </w:p>
          <w:p w14:paraId="114AE9EB" w14:textId="77777777" w:rsidR="00197F09" w:rsidRPr="002566FD" w:rsidRDefault="00197F09" w:rsidP="00197F09">
            <w:pPr>
              <w:pStyle w:val="CoverHeading2"/>
              <w:rPr>
                <w:rFonts w:ascii="Arial" w:hAnsi="Arial" w:cs="Arial"/>
                <w:lang w:val="fr-FR"/>
              </w:rPr>
            </w:pPr>
          </w:p>
        </w:tc>
      </w:tr>
      <w:tr w:rsidR="00197F09" w:rsidRPr="002566FD" w14:paraId="24939509" w14:textId="77777777" w:rsidTr="00A73CAB">
        <w:trPr>
          <w:trHeight w:val="957"/>
        </w:trPr>
        <w:tc>
          <w:tcPr>
            <w:tcW w:w="9130" w:type="dxa"/>
            <w:tcMar>
              <w:top w:w="227" w:type="dxa"/>
            </w:tcMar>
            <w:vAlign w:val="bottom"/>
          </w:tcPr>
          <w:p w14:paraId="4FBD19CC" w14:textId="77777777" w:rsidR="00197F09" w:rsidRPr="002566FD" w:rsidRDefault="00197F09" w:rsidP="00197F09">
            <w:pPr>
              <w:pStyle w:val="CoverHeading3"/>
              <w:rPr>
                <w:rFonts w:ascii="Arial" w:hAnsi="Arial" w:cs="Arial"/>
                <w:lang w:val="fr-FR"/>
              </w:rPr>
            </w:pPr>
          </w:p>
        </w:tc>
      </w:tr>
      <w:tr w:rsidR="00197F09" w:rsidRPr="002566FD" w14:paraId="5D4E85A9" w14:textId="77777777" w:rsidTr="00A73CAB">
        <w:trPr>
          <w:trHeight w:val="488"/>
        </w:trPr>
        <w:tc>
          <w:tcPr>
            <w:tcW w:w="9130" w:type="dxa"/>
            <w:tcMar>
              <w:top w:w="227" w:type="dxa"/>
            </w:tcMar>
            <w:vAlign w:val="bottom"/>
          </w:tcPr>
          <w:p w14:paraId="4CC9304B" w14:textId="77777777" w:rsidR="00197F09" w:rsidRPr="002566FD" w:rsidRDefault="00197F09" w:rsidP="00197F09">
            <w:pPr>
              <w:pStyle w:val="CoverHeading3"/>
              <w:rPr>
                <w:rFonts w:ascii="Arial" w:hAnsi="Arial" w:cs="Arial"/>
                <w:lang w:val="fr-FR"/>
              </w:rPr>
            </w:pPr>
          </w:p>
        </w:tc>
      </w:tr>
      <w:tr w:rsidR="00197F09" w:rsidRPr="002566FD" w14:paraId="1A67FF3A" w14:textId="77777777" w:rsidTr="00A73CAB">
        <w:trPr>
          <w:trHeight w:val="1752"/>
        </w:trPr>
        <w:tc>
          <w:tcPr>
            <w:tcW w:w="9130" w:type="dxa"/>
            <w:tcMar>
              <w:top w:w="567" w:type="dxa"/>
            </w:tcMar>
            <w:vAlign w:val="bottom"/>
          </w:tcPr>
          <w:p w14:paraId="286A8B1F" w14:textId="77777777" w:rsidR="00197F09" w:rsidRPr="002566FD" w:rsidRDefault="00197F09" w:rsidP="00197F09">
            <w:pPr>
              <w:pStyle w:val="CoverPartner-Logo"/>
              <w:framePr w:hSpace="0" w:wrap="auto" w:vAnchor="margin" w:hAnchor="text" w:yAlign="inline"/>
              <w:spacing w:before="0"/>
              <w:jc w:val="left"/>
              <w:rPr>
                <w:rFonts w:ascii="Arial" w:hAnsi="Arial" w:cs="Arial"/>
                <w:b/>
                <w:lang w:val="fr-FR"/>
              </w:rPr>
            </w:pPr>
          </w:p>
        </w:tc>
      </w:tr>
      <w:tr w:rsidR="00197F09" w:rsidRPr="002566FD" w14:paraId="659A75A5" w14:textId="77777777" w:rsidTr="00A73CAB">
        <w:trPr>
          <w:trHeight w:val="683"/>
        </w:trPr>
        <w:tc>
          <w:tcPr>
            <w:tcW w:w="9130" w:type="dxa"/>
            <w:tcMar>
              <w:top w:w="567" w:type="dxa"/>
            </w:tcMar>
            <w:vAlign w:val="bottom"/>
          </w:tcPr>
          <w:p w14:paraId="22B71B2E" w14:textId="77777777" w:rsidR="00197F09" w:rsidRPr="002566FD" w:rsidRDefault="00197F09" w:rsidP="00197F09">
            <w:pPr>
              <w:pStyle w:val="CoverHeading4"/>
              <w:framePr w:hSpace="0" w:wrap="auto" w:vAnchor="margin" w:hAnchor="text" w:yAlign="inline"/>
              <w:rPr>
                <w:rFonts w:ascii="Arial" w:hAnsi="Arial" w:cs="Arial"/>
                <w:lang w:val="fr-FR"/>
              </w:rPr>
            </w:pPr>
          </w:p>
        </w:tc>
      </w:tr>
    </w:tbl>
    <w:p w14:paraId="71A03526" w14:textId="77777777" w:rsidR="00E22C8C" w:rsidRPr="002566FD" w:rsidRDefault="00E22C8C" w:rsidP="002546B4">
      <w:pPr>
        <w:spacing w:line="312" w:lineRule="auto"/>
        <w:rPr>
          <w:rFonts w:cs="Arial"/>
          <w:lang w:val="fr-FR"/>
        </w:rPr>
      </w:pPr>
    </w:p>
    <w:p w14:paraId="2A23D676" w14:textId="77777777" w:rsidR="00E22C8C" w:rsidRPr="002566FD" w:rsidRDefault="00E22C8C" w:rsidP="002546B4">
      <w:pPr>
        <w:spacing w:line="312" w:lineRule="auto"/>
        <w:rPr>
          <w:rFonts w:cs="Arial"/>
          <w:lang w:val="fr-FR"/>
        </w:rPr>
        <w:sectPr w:rsidR="00E22C8C" w:rsidRPr="002566FD" w:rsidSect="00E22C8C">
          <w:headerReference w:type="default" r:id="rId8"/>
          <w:footerReference w:type="even" r:id="rId9"/>
          <w:footerReference w:type="default" r:id="rId10"/>
          <w:headerReference w:type="first" r:id="rId11"/>
          <w:footerReference w:type="first" r:id="rId12"/>
          <w:pgSz w:w="11907" w:h="16840" w:code="9"/>
          <w:pgMar w:top="0" w:right="1418" w:bottom="1134" w:left="1418" w:header="567" w:footer="567" w:gutter="0"/>
          <w:cols w:space="720"/>
          <w:docGrid w:linePitch="360"/>
        </w:sectPr>
      </w:pPr>
    </w:p>
    <w:bookmarkStart w:id="0" w:name="_Toc407108572" w:displacedByCustomXml="next"/>
    <w:sdt>
      <w:sdtPr>
        <w:rPr>
          <w:rFonts w:ascii="Arial" w:eastAsia="Times New Roman" w:hAnsi="Arial" w:cs="Times New Roman"/>
          <w:color w:val="auto"/>
          <w:sz w:val="22"/>
          <w:szCs w:val="22"/>
          <w:lang w:val="en-GB" w:eastAsia="de-DE"/>
        </w:rPr>
        <w:id w:val="-1464107421"/>
        <w:docPartObj>
          <w:docPartGallery w:val="Table of Contents"/>
          <w:docPartUnique/>
        </w:docPartObj>
      </w:sdtPr>
      <w:sdtEndPr>
        <w:rPr>
          <w:b/>
          <w:bCs/>
        </w:rPr>
      </w:sdtEndPr>
      <w:sdtContent>
        <w:p w14:paraId="72320D36" w14:textId="04FD056C" w:rsidR="00A73CAB" w:rsidRPr="002566FD" w:rsidRDefault="00A73CAB">
          <w:pPr>
            <w:pStyle w:val="TOCHeading"/>
          </w:pPr>
          <w:r w:rsidRPr="002566FD">
            <w:t>Table des matières</w:t>
          </w:r>
        </w:p>
        <w:p w14:paraId="79C5BDAC" w14:textId="77777777" w:rsidR="00A73CAB" w:rsidRPr="002566FD" w:rsidRDefault="00A73CAB" w:rsidP="00A73CAB">
          <w:pPr>
            <w:rPr>
              <w:lang w:val="fr-FR" w:eastAsia="fr-FR"/>
            </w:rPr>
          </w:pPr>
        </w:p>
        <w:p w14:paraId="3944D39D" w14:textId="23227FB2" w:rsidR="002566FD" w:rsidRPr="002566FD" w:rsidRDefault="00A73CAB">
          <w:pPr>
            <w:pStyle w:val="TOC1"/>
            <w:rPr>
              <w:rFonts w:asciiTheme="minorHAnsi" w:eastAsiaTheme="minorEastAsia" w:hAnsiTheme="minorHAnsi" w:cstheme="minorBidi"/>
              <w:b w:val="0"/>
              <w:lang w:val="fr-FR" w:eastAsia="fr-FR"/>
            </w:rPr>
          </w:pPr>
          <w:r w:rsidRPr="002566FD">
            <w:rPr>
              <w:bCs/>
              <w:lang w:val="fr-FR"/>
            </w:rPr>
            <w:fldChar w:fldCharType="begin"/>
          </w:r>
          <w:r w:rsidRPr="002566FD">
            <w:rPr>
              <w:bCs/>
              <w:lang w:val="fr-FR"/>
            </w:rPr>
            <w:instrText xml:space="preserve"> TOC \o "1-3" \h \z \u </w:instrText>
          </w:r>
          <w:r w:rsidRPr="002566FD">
            <w:rPr>
              <w:bCs/>
              <w:lang w:val="fr-FR"/>
            </w:rPr>
            <w:fldChar w:fldCharType="separate"/>
          </w:r>
          <w:hyperlink w:anchor="_Toc527467185" w:history="1">
            <w:r w:rsidR="002566FD" w:rsidRPr="002566FD">
              <w:rPr>
                <w:rStyle w:val="Hyperlink"/>
                <w:rFonts w:asciiTheme="minorBidi" w:hAnsiTheme="minorBidi"/>
                <w:lang w:val="fr-FR"/>
              </w:rPr>
              <w:t>1</w:t>
            </w:r>
            <w:r w:rsidR="002566FD" w:rsidRPr="002566FD">
              <w:rPr>
                <w:rFonts w:asciiTheme="minorHAnsi" w:eastAsiaTheme="minorEastAsia" w:hAnsiTheme="minorHAnsi" w:cstheme="minorBidi"/>
                <w:b w:val="0"/>
                <w:lang w:val="fr-FR" w:eastAsia="fr-FR"/>
              </w:rPr>
              <w:tab/>
            </w:r>
            <w:r w:rsidR="002566FD" w:rsidRPr="002566FD">
              <w:rPr>
                <w:rStyle w:val="Hyperlink"/>
                <w:rFonts w:asciiTheme="minorBidi" w:hAnsiTheme="minorBidi"/>
                <w:lang w:val="fr-FR"/>
              </w:rPr>
              <w:t>Contexte de l’enquête</w:t>
            </w:r>
            <w:r w:rsidR="002566FD" w:rsidRPr="002566FD">
              <w:rPr>
                <w:webHidden/>
                <w:lang w:val="fr-FR"/>
              </w:rPr>
              <w:tab/>
            </w:r>
            <w:r w:rsidR="002566FD" w:rsidRPr="002566FD">
              <w:rPr>
                <w:webHidden/>
                <w:lang w:val="fr-FR"/>
              </w:rPr>
              <w:fldChar w:fldCharType="begin"/>
            </w:r>
            <w:r w:rsidR="002566FD" w:rsidRPr="002566FD">
              <w:rPr>
                <w:webHidden/>
                <w:lang w:val="fr-FR"/>
              </w:rPr>
              <w:instrText xml:space="preserve"> PAGEREF _Toc527467185 \h </w:instrText>
            </w:r>
            <w:r w:rsidR="002566FD" w:rsidRPr="002566FD">
              <w:rPr>
                <w:webHidden/>
                <w:lang w:val="fr-FR"/>
              </w:rPr>
            </w:r>
            <w:r w:rsidR="002566FD" w:rsidRPr="002566FD">
              <w:rPr>
                <w:webHidden/>
                <w:lang w:val="fr-FR"/>
              </w:rPr>
              <w:fldChar w:fldCharType="separate"/>
            </w:r>
            <w:r w:rsidR="002566FD" w:rsidRPr="002566FD">
              <w:rPr>
                <w:webHidden/>
                <w:lang w:val="fr-FR"/>
              </w:rPr>
              <w:t>1</w:t>
            </w:r>
            <w:r w:rsidR="002566FD" w:rsidRPr="002566FD">
              <w:rPr>
                <w:webHidden/>
                <w:lang w:val="fr-FR"/>
              </w:rPr>
              <w:fldChar w:fldCharType="end"/>
            </w:r>
          </w:hyperlink>
        </w:p>
        <w:p w14:paraId="2077022F" w14:textId="30D3CFF7" w:rsidR="002566FD" w:rsidRPr="002566FD" w:rsidRDefault="00062C12">
          <w:pPr>
            <w:pStyle w:val="TOC1"/>
            <w:rPr>
              <w:rFonts w:asciiTheme="minorHAnsi" w:eastAsiaTheme="minorEastAsia" w:hAnsiTheme="minorHAnsi" w:cstheme="minorBidi"/>
              <w:b w:val="0"/>
              <w:lang w:val="fr-FR" w:eastAsia="fr-FR"/>
            </w:rPr>
          </w:pPr>
          <w:hyperlink w:anchor="_Toc527467186" w:history="1">
            <w:r w:rsidR="002566FD" w:rsidRPr="002566FD">
              <w:rPr>
                <w:rStyle w:val="Hyperlink"/>
                <w:rFonts w:asciiTheme="minorBidi" w:hAnsiTheme="minorBidi"/>
                <w:lang w:val="fr-FR"/>
              </w:rPr>
              <w:t>2</w:t>
            </w:r>
            <w:r w:rsidR="002566FD" w:rsidRPr="002566FD">
              <w:rPr>
                <w:rFonts w:asciiTheme="minorHAnsi" w:eastAsiaTheme="minorEastAsia" w:hAnsiTheme="minorHAnsi" w:cstheme="minorBidi"/>
                <w:b w:val="0"/>
                <w:lang w:val="fr-FR" w:eastAsia="fr-FR"/>
              </w:rPr>
              <w:tab/>
            </w:r>
            <w:r w:rsidR="002566FD" w:rsidRPr="002566FD">
              <w:rPr>
                <w:rStyle w:val="Hyperlink"/>
                <w:rFonts w:asciiTheme="minorBidi" w:hAnsiTheme="minorBidi"/>
                <w:lang w:val="fr-FR"/>
              </w:rPr>
              <w:t>Objectifs de l’enquête</w:t>
            </w:r>
            <w:r w:rsidR="002566FD" w:rsidRPr="002566FD">
              <w:rPr>
                <w:webHidden/>
                <w:lang w:val="fr-FR"/>
              </w:rPr>
              <w:tab/>
            </w:r>
            <w:r w:rsidR="002566FD" w:rsidRPr="002566FD">
              <w:rPr>
                <w:webHidden/>
                <w:lang w:val="fr-FR"/>
              </w:rPr>
              <w:fldChar w:fldCharType="begin"/>
            </w:r>
            <w:r w:rsidR="002566FD" w:rsidRPr="002566FD">
              <w:rPr>
                <w:webHidden/>
                <w:lang w:val="fr-FR"/>
              </w:rPr>
              <w:instrText xml:space="preserve"> PAGEREF _Toc527467186 \h </w:instrText>
            </w:r>
            <w:r w:rsidR="002566FD" w:rsidRPr="002566FD">
              <w:rPr>
                <w:webHidden/>
                <w:lang w:val="fr-FR"/>
              </w:rPr>
            </w:r>
            <w:r w:rsidR="002566FD" w:rsidRPr="002566FD">
              <w:rPr>
                <w:webHidden/>
                <w:lang w:val="fr-FR"/>
              </w:rPr>
              <w:fldChar w:fldCharType="separate"/>
            </w:r>
            <w:r w:rsidR="002566FD" w:rsidRPr="002566FD">
              <w:rPr>
                <w:webHidden/>
                <w:lang w:val="fr-FR"/>
              </w:rPr>
              <w:t>1</w:t>
            </w:r>
            <w:r w:rsidR="002566FD" w:rsidRPr="002566FD">
              <w:rPr>
                <w:webHidden/>
                <w:lang w:val="fr-FR"/>
              </w:rPr>
              <w:fldChar w:fldCharType="end"/>
            </w:r>
          </w:hyperlink>
        </w:p>
        <w:p w14:paraId="109B77E1" w14:textId="39121E50" w:rsidR="002566FD" w:rsidRPr="002566FD" w:rsidRDefault="00062C12">
          <w:pPr>
            <w:pStyle w:val="TOC1"/>
            <w:rPr>
              <w:rFonts w:asciiTheme="minorHAnsi" w:eastAsiaTheme="minorEastAsia" w:hAnsiTheme="minorHAnsi" w:cstheme="minorBidi"/>
              <w:b w:val="0"/>
              <w:lang w:val="fr-FR" w:eastAsia="fr-FR"/>
            </w:rPr>
          </w:pPr>
          <w:hyperlink w:anchor="_Toc527467187" w:history="1">
            <w:r w:rsidR="002566FD" w:rsidRPr="002566FD">
              <w:rPr>
                <w:rStyle w:val="Hyperlink"/>
                <w:rFonts w:asciiTheme="minorBidi" w:hAnsiTheme="minorBidi"/>
                <w:lang w:val="fr-FR"/>
              </w:rPr>
              <w:t>3</w:t>
            </w:r>
            <w:r w:rsidR="002566FD" w:rsidRPr="002566FD">
              <w:rPr>
                <w:rFonts w:asciiTheme="minorHAnsi" w:eastAsiaTheme="minorEastAsia" w:hAnsiTheme="minorHAnsi" w:cstheme="minorBidi"/>
                <w:b w:val="0"/>
                <w:lang w:val="fr-FR" w:eastAsia="fr-FR"/>
              </w:rPr>
              <w:tab/>
            </w:r>
            <w:r w:rsidR="002566FD" w:rsidRPr="002566FD">
              <w:rPr>
                <w:rStyle w:val="Hyperlink"/>
                <w:rFonts w:asciiTheme="minorBidi" w:hAnsiTheme="minorBidi"/>
                <w:lang w:val="fr-FR"/>
              </w:rPr>
              <w:t>Zones de couverture géographique et populations cibles de l’enquête</w:t>
            </w:r>
            <w:r w:rsidR="002566FD" w:rsidRPr="002566FD">
              <w:rPr>
                <w:webHidden/>
                <w:lang w:val="fr-FR"/>
              </w:rPr>
              <w:tab/>
            </w:r>
            <w:r w:rsidR="002566FD" w:rsidRPr="002566FD">
              <w:rPr>
                <w:webHidden/>
                <w:lang w:val="fr-FR"/>
              </w:rPr>
              <w:fldChar w:fldCharType="begin"/>
            </w:r>
            <w:r w:rsidR="002566FD" w:rsidRPr="002566FD">
              <w:rPr>
                <w:webHidden/>
                <w:lang w:val="fr-FR"/>
              </w:rPr>
              <w:instrText xml:space="preserve"> PAGEREF _Toc527467187 \h </w:instrText>
            </w:r>
            <w:r w:rsidR="002566FD" w:rsidRPr="002566FD">
              <w:rPr>
                <w:webHidden/>
                <w:lang w:val="fr-FR"/>
              </w:rPr>
            </w:r>
            <w:r w:rsidR="002566FD" w:rsidRPr="002566FD">
              <w:rPr>
                <w:webHidden/>
                <w:lang w:val="fr-FR"/>
              </w:rPr>
              <w:fldChar w:fldCharType="separate"/>
            </w:r>
            <w:r w:rsidR="002566FD" w:rsidRPr="002566FD">
              <w:rPr>
                <w:webHidden/>
                <w:lang w:val="fr-FR"/>
              </w:rPr>
              <w:t>1</w:t>
            </w:r>
            <w:r w:rsidR="002566FD" w:rsidRPr="002566FD">
              <w:rPr>
                <w:webHidden/>
                <w:lang w:val="fr-FR"/>
              </w:rPr>
              <w:fldChar w:fldCharType="end"/>
            </w:r>
          </w:hyperlink>
        </w:p>
        <w:p w14:paraId="3752AC0F" w14:textId="722EAFDA" w:rsidR="002566FD" w:rsidRPr="002566FD" w:rsidRDefault="00062C12">
          <w:pPr>
            <w:pStyle w:val="TOC2"/>
            <w:tabs>
              <w:tab w:val="left" w:pos="1134"/>
            </w:tabs>
            <w:rPr>
              <w:rStyle w:val="Hyperlink"/>
              <w:lang w:val="fr-FR"/>
            </w:rPr>
          </w:pPr>
          <w:hyperlink w:anchor="_Toc527467188" w:history="1">
            <w:r w:rsidR="002566FD" w:rsidRPr="002566FD">
              <w:rPr>
                <w:rStyle w:val="Hyperlink"/>
                <w:lang w:val="fr-FR"/>
              </w:rPr>
              <w:t>3.1</w:t>
            </w:r>
            <w:r w:rsidR="002566FD" w:rsidRPr="002566FD">
              <w:rPr>
                <w:rFonts w:asciiTheme="minorHAnsi" w:eastAsiaTheme="minorEastAsia" w:hAnsiTheme="minorHAnsi" w:cstheme="minorBidi"/>
                <w:lang w:val="fr-FR" w:eastAsia="fr-FR"/>
              </w:rPr>
              <w:tab/>
            </w:r>
            <w:r w:rsidR="002566FD" w:rsidRPr="002566FD">
              <w:rPr>
                <w:rStyle w:val="Hyperlink"/>
                <w:lang w:val="fr-FR"/>
              </w:rPr>
              <w:t>Concepts et définitions</w:t>
            </w:r>
            <w:r w:rsidR="002566FD" w:rsidRPr="002566FD">
              <w:rPr>
                <w:webHidden/>
                <w:lang w:val="fr-FR"/>
              </w:rPr>
              <w:tab/>
            </w:r>
            <w:r w:rsidR="002566FD" w:rsidRPr="002566FD">
              <w:rPr>
                <w:webHidden/>
                <w:lang w:val="fr-FR"/>
              </w:rPr>
              <w:fldChar w:fldCharType="begin"/>
            </w:r>
            <w:r w:rsidR="002566FD" w:rsidRPr="002566FD">
              <w:rPr>
                <w:webHidden/>
                <w:lang w:val="fr-FR"/>
              </w:rPr>
              <w:instrText xml:space="preserve"> PAGEREF _Toc527467188 \h </w:instrText>
            </w:r>
            <w:r w:rsidR="002566FD" w:rsidRPr="002566FD">
              <w:rPr>
                <w:webHidden/>
                <w:lang w:val="fr-FR"/>
              </w:rPr>
            </w:r>
            <w:r w:rsidR="002566FD" w:rsidRPr="002566FD">
              <w:rPr>
                <w:webHidden/>
                <w:lang w:val="fr-FR"/>
              </w:rPr>
              <w:fldChar w:fldCharType="separate"/>
            </w:r>
            <w:r w:rsidR="002566FD" w:rsidRPr="002566FD">
              <w:rPr>
                <w:webHidden/>
                <w:lang w:val="fr-FR"/>
              </w:rPr>
              <w:t>1</w:t>
            </w:r>
            <w:r w:rsidR="002566FD" w:rsidRPr="002566FD">
              <w:rPr>
                <w:webHidden/>
                <w:lang w:val="fr-FR"/>
              </w:rPr>
              <w:fldChar w:fldCharType="end"/>
            </w:r>
          </w:hyperlink>
        </w:p>
        <w:p w14:paraId="041D2EF7" w14:textId="77777777" w:rsidR="002566FD" w:rsidRPr="002566FD" w:rsidRDefault="002566FD" w:rsidP="002566FD">
          <w:pPr>
            <w:rPr>
              <w:rFonts w:eastAsiaTheme="minorEastAsia"/>
              <w:lang w:val="fr-FR"/>
            </w:rPr>
          </w:pPr>
        </w:p>
        <w:p w14:paraId="799F9390" w14:textId="069D664F" w:rsidR="002566FD" w:rsidRPr="002566FD" w:rsidRDefault="00062C12">
          <w:pPr>
            <w:pStyle w:val="TOC1"/>
            <w:rPr>
              <w:rFonts w:asciiTheme="minorHAnsi" w:eastAsiaTheme="minorEastAsia" w:hAnsiTheme="minorHAnsi" w:cstheme="minorBidi"/>
              <w:b w:val="0"/>
              <w:lang w:val="fr-FR" w:eastAsia="fr-FR"/>
            </w:rPr>
          </w:pPr>
          <w:hyperlink w:anchor="_Toc527467189" w:history="1">
            <w:r w:rsidR="002566FD" w:rsidRPr="002566FD">
              <w:rPr>
                <w:rStyle w:val="Hyperlink"/>
                <w:caps/>
                <w:lang w:val="fr-FR" w:eastAsia="en-US"/>
              </w:rPr>
              <w:t>4</w:t>
            </w:r>
            <w:r w:rsidR="002566FD" w:rsidRPr="002566FD">
              <w:rPr>
                <w:rFonts w:asciiTheme="minorHAnsi" w:eastAsiaTheme="minorEastAsia" w:hAnsiTheme="minorHAnsi" w:cstheme="minorBidi"/>
                <w:b w:val="0"/>
                <w:lang w:val="fr-FR" w:eastAsia="fr-FR"/>
              </w:rPr>
              <w:tab/>
            </w:r>
            <w:r w:rsidR="002566FD" w:rsidRPr="002566FD">
              <w:rPr>
                <w:rStyle w:val="Hyperlink"/>
                <w:lang w:val="fr-FR" w:eastAsia="en-US"/>
              </w:rPr>
              <w:t>Procédures de l’enquête de terrain</w:t>
            </w:r>
            <w:r w:rsidR="002566FD" w:rsidRPr="002566FD">
              <w:rPr>
                <w:webHidden/>
                <w:lang w:val="fr-FR"/>
              </w:rPr>
              <w:tab/>
            </w:r>
            <w:r w:rsidR="002566FD" w:rsidRPr="002566FD">
              <w:rPr>
                <w:webHidden/>
                <w:lang w:val="fr-FR"/>
              </w:rPr>
              <w:fldChar w:fldCharType="begin"/>
            </w:r>
            <w:r w:rsidR="002566FD" w:rsidRPr="002566FD">
              <w:rPr>
                <w:webHidden/>
                <w:lang w:val="fr-FR"/>
              </w:rPr>
              <w:instrText xml:space="preserve"> PAGEREF _Toc527467189 \h </w:instrText>
            </w:r>
            <w:r w:rsidR="002566FD" w:rsidRPr="002566FD">
              <w:rPr>
                <w:webHidden/>
                <w:lang w:val="fr-FR"/>
              </w:rPr>
            </w:r>
            <w:r w:rsidR="002566FD" w:rsidRPr="002566FD">
              <w:rPr>
                <w:webHidden/>
                <w:lang w:val="fr-FR"/>
              </w:rPr>
              <w:fldChar w:fldCharType="separate"/>
            </w:r>
            <w:r w:rsidR="002566FD" w:rsidRPr="002566FD">
              <w:rPr>
                <w:webHidden/>
                <w:lang w:val="fr-FR"/>
              </w:rPr>
              <w:t>3</w:t>
            </w:r>
            <w:r w:rsidR="002566FD" w:rsidRPr="002566FD">
              <w:rPr>
                <w:webHidden/>
                <w:lang w:val="fr-FR"/>
              </w:rPr>
              <w:fldChar w:fldCharType="end"/>
            </w:r>
          </w:hyperlink>
        </w:p>
        <w:p w14:paraId="79ECEC87" w14:textId="6E9F7B71" w:rsidR="002566FD" w:rsidRPr="002566FD" w:rsidRDefault="00062C12">
          <w:pPr>
            <w:pStyle w:val="TOC2"/>
            <w:tabs>
              <w:tab w:val="left" w:pos="1134"/>
            </w:tabs>
            <w:rPr>
              <w:rStyle w:val="Hyperlink"/>
              <w:lang w:val="fr-FR"/>
            </w:rPr>
          </w:pPr>
          <w:hyperlink w:anchor="_Toc527467190" w:history="1">
            <w:r w:rsidR="002566FD" w:rsidRPr="002566FD">
              <w:rPr>
                <w:rStyle w:val="Hyperlink"/>
                <w:lang w:val="fr-FR"/>
              </w:rPr>
              <w:t>4.1</w:t>
            </w:r>
            <w:r w:rsidR="002566FD" w:rsidRPr="002566FD">
              <w:rPr>
                <w:rFonts w:asciiTheme="minorHAnsi" w:eastAsiaTheme="minorEastAsia" w:hAnsiTheme="minorHAnsi" w:cstheme="minorBidi"/>
                <w:lang w:val="fr-FR" w:eastAsia="fr-FR"/>
              </w:rPr>
              <w:tab/>
            </w:r>
            <w:r w:rsidR="002566FD" w:rsidRPr="002566FD">
              <w:rPr>
                <w:rStyle w:val="Hyperlink"/>
                <w:lang w:val="fr-FR"/>
              </w:rPr>
              <w:t>Procédures de localisation des ménages</w:t>
            </w:r>
            <w:r w:rsidR="002566FD" w:rsidRPr="002566FD">
              <w:rPr>
                <w:webHidden/>
                <w:lang w:val="fr-FR"/>
              </w:rPr>
              <w:tab/>
            </w:r>
            <w:r w:rsidR="002566FD" w:rsidRPr="002566FD">
              <w:rPr>
                <w:webHidden/>
                <w:lang w:val="fr-FR"/>
              </w:rPr>
              <w:fldChar w:fldCharType="begin"/>
            </w:r>
            <w:r w:rsidR="002566FD" w:rsidRPr="002566FD">
              <w:rPr>
                <w:webHidden/>
                <w:lang w:val="fr-FR"/>
              </w:rPr>
              <w:instrText xml:space="preserve"> PAGEREF _Toc527467190 \h </w:instrText>
            </w:r>
            <w:r w:rsidR="002566FD" w:rsidRPr="002566FD">
              <w:rPr>
                <w:webHidden/>
                <w:lang w:val="fr-FR"/>
              </w:rPr>
            </w:r>
            <w:r w:rsidR="002566FD" w:rsidRPr="002566FD">
              <w:rPr>
                <w:webHidden/>
                <w:lang w:val="fr-FR"/>
              </w:rPr>
              <w:fldChar w:fldCharType="separate"/>
            </w:r>
            <w:r w:rsidR="002566FD" w:rsidRPr="002566FD">
              <w:rPr>
                <w:webHidden/>
                <w:lang w:val="fr-FR"/>
              </w:rPr>
              <w:t>3</w:t>
            </w:r>
            <w:r w:rsidR="002566FD" w:rsidRPr="002566FD">
              <w:rPr>
                <w:webHidden/>
                <w:lang w:val="fr-FR"/>
              </w:rPr>
              <w:fldChar w:fldCharType="end"/>
            </w:r>
          </w:hyperlink>
        </w:p>
        <w:p w14:paraId="774F835A" w14:textId="77777777" w:rsidR="002566FD" w:rsidRPr="002566FD" w:rsidRDefault="002566FD" w:rsidP="002566FD">
          <w:pPr>
            <w:rPr>
              <w:rFonts w:eastAsiaTheme="minorEastAsia"/>
              <w:lang w:val="fr-FR"/>
            </w:rPr>
          </w:pPr>
        </w:p>
        <w:p w14:paraId="113AE291" w14:textId="641306FE" w:rsidR="002566FD" w:rsidRPr="002566FD" w:rsidRDefault="00062C12">
          <w:pPr>
            <w:pStyle w:val="TOC1"/>
            <w:rPr>
              <w:rFonts w:asciiTheme="minorHAnsi" w:eastAsiaTheme="minorEastAsia" w:hAnsiTheme="minorHAnsi" w:cstheme="minorBidi"/>
              <w:b w:val="0"/>
              <w:lang w:val="fr-FR" w:eastAsia="fr-FR"/>
            </w:rPr>
          </w:pPr>
          <w:hyperlink w:anchor="_Toc527467191" w:history="1">
            <w:r w:rsidR="002566FD" w:rsidRPr="002566FD">
              <w:rPr>
                <w:rStyle w:val="Hyperlink"/>
                <w:lang w:val="fr-FR" w:eastAsia="en-US"/>
              </w:rPr>
              <w:t>5</w:t>
            </w:r>
            <w:r w:rsidR="002566FD" w:rsidRPr="002566FD">
              <w:rPr>
                <w:rFonts w:asciiTheme="minorHAnsi" w:eastAsiaTheme="minorEastAsia" w:hAnsiTheme="minorHAnsi" w:cstheme="minorBidi"/>
                <w:b w:val="0"/>
                <w:lang w:val="fr-FR" w:eastAsia="fr-FR"/>
              </w:rPr>
              <w:tab/>
            </w:r>
            <w:r w:rsidR="002566FD" w:rsidRPr="002566FD">
              <w:rPr>
                <w:rStyle w:val="Hyperlink"/>
                <w:lang w:val="fr-FR" w:eastAsia="en-US"/>
              </w:rPr>
              <w:t>Remplissage du questionnaire :</w:t>
            </w:r>
            <w:r w:rsidR="002566FD" w:rsidRPr="002566FD">
              <w:rPr>
                <w:webHidden/>
                <w:lang w:val="fr-FR"/>
              </w:rPr>
              <w:tab/>
            </w:r>
            <w:r w:rsidR="002566FD" w:rsidRPr="002566FD">
              <w:rPr>
                <w:webHidden/>
                <w:lang w:val="fr-FR"/>
              </w:rPr>
              <w:fldChar w:fldCharType="begin"/>
            </w:r>
            <w:r w:rsidR="002566FD" w:rsidRPr="002566FD">
              <w:rPr>
                <w:webHidden/>
                <w:lang w:val="fr-FR"/>
              </w:rPr>
              <w:instrText xml:space="preserve"> PAGEREF _Toc527467191 \h </w:instrText>
            </w:r>
            <w:r w:rsidR="002566FD" w:rsidRPr="002566FD">
              <w:rPr>
                <w:webHidden/>
                <w:lang w:val="fr-FR"/>
              </w:rPr>
            </w:r>
            <w:r w:rsidR="002566FD" w:rsidRPr="002566FD">
              <w:rPr>
                <w:webHidden/>
                <w:lang w:val="fr-FR"/>
              </w:rPr>
              <w:fldChar w:fldCharType="separate"/>
            </w:r>
            <w:r w:rsidR="002566FD" w:rsidRPr="002566FD">
              <w:rPr>
                <w:webHidden/>
                <w:lang w:val="fr-FR"/>
              </w:rPr>
              <w:t>4</w:t>
            </w:r>
            <w:r w:rsidR="002566FD" w:rsidRPr="002566FD">
              <w:rPr>
                <w:webHidden/>
                <w:lang w:val="fr-FR"/>
              </w:rPr>
              <w:fldChar w:fldCharType="end"/>
            </w:r>
          </w:hyperlink>
        </w:p>
        <w:p w14:paraId="1B12A154" w14:textId="06BEC707" w:rsidR="002566FD" w:rsidRPr="002566FD" w:rsidRDefault="00062C12">
          <w:pPr>
            <w:pStyle w:val="TOC1"/>
            <w:rPr>
              <w:rFonts w:asciiTheme="minorHAnsi" w:eastAsiaTheme="minorEastAsia" w:hAnsiTheme="minorHAnsi" w:cstheme="minorBidi"/>
              <w:b w:val="0"/>
              <w:lang w:val="fr-FR" w:eastAsia="fr-FR"/>
            </w:rPr>
          </w:pPr>
          <w:hyperlink w:anchor="_Toc527467192" w:history="1">
            <w:r w:rsidR="002566FD" w:rsidRPr="002566FD">
              <w:rPr>
                <w:rStyle w:val="Hyperlink"/>
                <w:lang w:val="fr-FR"/>
              </w:rPr>
              <w:t>6</w:t>
            </w:r>
            <w:r w:rsidR="002566FD" w:rsidRPr="002566FD">
              <w:rPr>
                <w:rFonts w:asciiTheme="minorHAnsi" w:eastAsiaTheme="minorEastAsia" w:hAnsiTheme="minorHAnsi" w:cstheme="minorBidi"/>
                <w:b w:val="0"/>
                <w:lang w:val="fr-FR" w:eastAsia="fr-FR"/>
              </w:rPr>
              <w:tab/>
            </w:r>
            <w:r w:rsidR="002566FD" w:rsidRPr="002566FD">
              <w:rPr>
                <w:rStyle w:val="Hyperlink"/>
                <w:lang w:val="fr-FR"/>
              </w:rPr>
              <w:t>Le questionnaire, Question par Question</w:t>
            </w:r>
            <w:r w:rsidR="002566FD" w:rsidRPr="002566FD">
              <w:rPr>
                <w:webHidden/>
                <w:lang w:val="fr-FR"/>
              </w:rPr>
              <w:tab/>
            </w:r>
            <w:r w:rsidR="002566FD" w:rsidRPr="002566FD">
              <w:rPr>
                <w:webHidden/>
                <w:lang w:val="fr-FR"/>
              </w:rPr>
              <w:fldChar w:fldCharType="begin"/>
            </w:r>
            <w:r w:rsidR="002566FD" w:rsidRPr="002566FD">
              <w:rPr>
                <w:webHidden/>
                <w:lang w:val="fr-FR"/>
              </w:rPr>
              <w:instrText xml:space="preserve"> PAGEREF _Toc527467192 \h </w:instrText>
            </w:r>
            <w:r w:rsidR="002566FD" w:rsidRPr="002566FD">
              <w:rPr>
                <w:webHidden/>
                <w:lang w:val="fr-FR"/>
              </w:rPr>
            </w:r>
            <w:r w:rsidR="002566FD" w:rsidRPr="002566FD">
              <w:rPr>
                <w:webHidden/>
                <w:lang w:val="fr-FR"/>
              </w:rPr>
              <w:fldChar w:fldCharType="separate"/>
            </w:r>
            <w:r w:rsidR="002566FD" w:rsidRPr="002566FD">
              <w:rPr>
                <w:webHidden/>
                <w:lang w:val="fr-FR"/>
              </w:rPr>
              <w:t>4</w:t>
            </w:r>
            <w:r w:rsidR="002566FD" w:rsidRPr="002566FD">
              <w:rPr>
                <w:webHidden/>
                <w:lang w:val="fr-FR"/>
              </w:rPr>
              <w:fldChar w:fldCharType="end"/>
            </w:r>
          </w:hyperlink>
        </w:p>
        <w:p w14:paraId="34C3E663" w14:textId="19EC5544" w:rsidR="002566FD" w:rsidRPr="002566FD" w:rsidRDefault="00062C12">
          <w:pPr>
            <w:pStyle w:val="TOC2"/>
            <w:tabs>
              <w:tab w:val="left" w:pos="1134"/>
            </w:tabs>
            <w:rPr>
              <w:rFonts w:asciiTheme="minorHAnsi" w:eastAsiaTheme="minorEastAsia" w:hAnsiTheme="minorHAnsi" w:cstheme="minorBidi"/>
              <w:lang w:val="fr-FR" w:eastAsia="fr-FR"/>
            </w:rPr>
          </w:pPr>
          <w:hyperlink w:anchor="_Toc527467193" w:history="1">
            <w:r w:rsidR="002566FD" w:rsidRPr="002566FD">
              <w:rPr>
                <w:rStyle w:val="Hyperlink"/>
                <w:lang w:val="fr-FR"/>
              </w:rPr>
              <w:t>6.1</w:t>
            </w:r>
            <w:r w:rsidR="002566FD" w:rsidRPr="002566FD">
              <w:rPr>
                <w:rFonts w:asciiTheme="minorHAnsi" w:eastAsiaTheme="minorEastAsia" w:hAnsiTheme="minorHAnsi" w:cstheme="minorBidi"/>
                <w:lang w:val="fr-FR" w:eastAsia="fr-FR"/>
              </w:rPr>
              <w:tab/>
            </w:r>
            <w:r w:rsidR="002566FD" w:rsidRPr="002566FD">
              <w:rPr>
                <w:rStyle w:val="Hyperlink"/>
                <w:lang w:val="fr-FR"/>
              </w:rPr>
              <w:t>Identification du participant</w:t>
            </w:r>
            <w:r w:rsidR="002566FD" w:rsidRPr="002566FD">
              <w:rPr>
                <w:webHidden/>
                <w:lang w:val="fr-FR"/>
              </w:rPr>
              <w:tab/>
            </w:r>
            <w:r w:rsidR="002566FD" w:rsidRPr="002566FD">
              <w:rPr>
                <w:webHidden/>
                <w:lang w:val="fr-FR"/>
              </w:rPr>
              <w:fldChar w:fldCharType="begin"/>
            </w:r>
            <w:r w:rsidR="002566FD" w:rsidRPr="002566FD">
              <w:rPr>
                <w:webHidden/>
                <w:lang w:val="fr-FR"/>
              </w:rPr>
              <w:instrText xml:space="preserve"> PAGEREF _Toc527467193 \h </w:instrText>
            </w:r>
            <w:r w:rsidR="002566FD" w:rsidRPr="002566FD">
              <w:rPr>
                <w:webHidden/>
                <w:lang w:val="fr-FR"/>
              </w:rPr>
            </w:r>
            <w:r w:rsidR="002566FD" w:rsidRPr="002566FD">
              <w:rPr>
                <w:webHidden/>
                <w:lang w:val="fr-FR"/>
              </w:rPr>
              <w:fldChar w:fldCharType="separate"/>
            </w:r>
            <w:r w:rsidR="002566FD" w:rsidRPr="002566FD">
              <w:rPr>
                <w:webHidden/>
                <w:lang w:val="fr-FR"/>
              </w:rPr>
              <w:t>4</w:t>
            </w:r>
            <w:r w:rsidR="002566FD" w:rsidRPr="002566FD">
              <w:rPr>
                <w:webHidden/>
                <w:lang w:val="fr-FR"/>
              </w:rPr>
              <w:fldChar w:fldCharType="end"/>
            </w:r>
          </w:hyperlink>
        </w:p>
        <w:p w14:paraId="5A6A39C2" w14:textId="6ED224FC" w:rsidR="002566FD" w:rsidRPr="002566FD" w:rsidRDefault="00062C12">
          <w:pPr>
            <w:pStyle w:val="TOC2"/>
            <w:tabs>
              <w:tab w:val="left" w:pos="1134"/>
            </w:tabs>
            <w:rPr>
              <w:rFonts w:asciiTheme="minorHAnsi" w:eastAsiaTheme="minorEastAsia" w:hAnsiTheme="minorHAnsi" w:cstheme="minorBidi"/>
              <w:lang w:val="fr-FR" w:eastAsia="fr-FR"/>
            </w:rPr>
          </w:pPr>
          <w:hyperlink w:anchor="_Toc527467194" w:history="1">
            <w:r w:rsidR="002566FD" w:rsidRPr="002566FD">
              <w:rPr>
                <w:rStyle w:val="Hyperlink"/>
                <w:lang w:val="fr-FR" w:eastAsia="en-US"/>
              </w:rPr>
              <w:t>6.2</w:t>
            </w:r>
            <w:r w:rsidR="002566FD" w:rsidRPr="002566FD">
              <w:rPr>
                <w:rFonts w:asciiTheme="minorHAnsi" w:eastAsiaTheme="minorEastAsia" w:hAnsiTheme="minorHAnsi" w:cstheme="minorBidi"/>
                <w:lang w:val="fr-FR" w:eastAsia="fr-FR"/>
              </w:rPr>
              <w:tab/>
            </w:r>
            <w:r w:rsidR="002566FD" w:rsidRPr="002566FD">
              <w:rPr>
                <w:rStyle w:val="Hyperlink"/>
                <w:lang w:val="fr-FR" w:eastAsia="en-US"/>
              </w:rPr>
              <w:t>Caractéristiques socio-démographiques du participant</w:t>
            </w:r>
            <w:r w:rsidR="002566FD" w:rsidRPr="002566FD">
              <w:rPr>
                <w:webHidden/>
                <w:lang w:val="fr-FR"/>
              </w:rPr>
              <w:tab/>
            </w:r>
            <w:r w:rsidR="002566FD" w:rsidRPr="002566FD">
              <w:rPr>
                <w:webHidden/>
                <w:lang w:val="fr-FR"/>
              </w:rPr>
              <w:fldChar w:fldCharType="begin"/>
            </w:r>
            <w:r w:rsidR="002566FD" w:rsidRPr="002566FD">
              <w:rPr>
                <w:webHidden/>
                <w:lang w:val="fr-FR"/>
              </w:rPr>
              <w:instrText xml:space="preserve"> PAGEREF _Toc527467194 \h </w:instrText>
            </w:r>
            <w:r w:rsidR="002566FD" w:rsidRPr="002566FD">
              <w:rPr>
                <w:webHidden/>
                <w:lang w:val="fr-FR"/>
              </w:rPr>
            </w:r>
            <w:r w:rsidR="002566FD" w:rsidRPr="002566FD">
              <w:rPr>
                <w:webHidden/>
                <w:lang w:val="fr-FR"/>
              </w:rPr>
              <w:fldChar w:fldCharType="separate"/>
            </w:r>
            <w:r w:rsidR="002566FD" w:rsidRPr="002566FD">
              <w:rPr>
                <w:webHidden/>
                <w:lang w:val="fr-FR"/>
              </w:rPr>
              <w:t>5</w:t>
            </w:r>
            <w:r w:rsidR="002566FD" w:rsidRPr="002566FD">
              <w:rPr>
                <w:webHidden/>
                <w:lang w:val="fr-FR"/>
              </w:rPr>
              <w:fldChar w:fldCharType="end"/>
            </w:r>
          </w:hyperlink>
        </w:p>
        <w:p w14:paraId="3836A07E" w14:textId="32A2C499" w:rsidR="002566FD" w:rsidRPr="002566FD" w:rsidRDefault="00062C12">
          <w:pPr>
            <w:pStyle w:val="TOC2"/>
            <w:tabs>
              <w:tab w:val="left" w:pos="1134"/>
            </w:tabs>
            <w:rPr>
              <w:rFonts w:asciiTheme="minorHAnsi" w:eastAsiaTheme="minorEastAsia" w:hAnsiTheme="minorHAnsi" w:cstheme="minorBidi"/>
              <w:lang w:val="fr-FR" w:eastAsia="fr-FR"/>
            </w:rPr>
          </w:pPr>
          <w:hyperlink w:anchor="_Toc527467195" w:history="1">
            <w:r w:rsidR="002566FD" w:rsidRPr="002566FD">
              <w:rPr>
                <w:rStyle w:val="Hyperlink"/>
                <w:lang w:val="fr-FR" w:eastAsia="en-US"/>
              </w:rPr>
              <w:t>6.3</w:t>
            </w:r>
            <w:r w:rsidR="002566FD" w:rsidRPr="002566FD">
              <w:rPr>
                <w:rFonts w:asciiTheme="minorHAnsi" w:eastAsiaTheme="minorEastAsia" w:hAnsiTheme="minorHAnsi" w:cstheme="minorBidi"/>
                <w:lang w:val="fr-FR" w:eastAsia="fr-FR"/>
              </w:rPr>
              <w:tab/>
            </w:r>
            <w:r w:rsidR="002566FD" w:rsidRPr="002566FD">
              <w:rPr>
                <w:rStyle w:val="Hyperlink"/>
                <w:lang w:val="fr-FR" w:eastAsia="en-US"/>
              </w:rPr>
              <w:t>Participation au program</w:t>
            </w:r>
            <w:r w:rsidR="002566FD" w:rsidRPr="002566FD">
              <w:rPr>
                <w:webHidden/>
                <w:lang w:val="fr-FR"/>
              </w:rPr>
              <w:tab/>
            </w:r>
            <w:r w:rsidR="002566FD" w:rsidRPr="002566FD">
              <w:rPr>
                <w:webHidden/>
                <w:lang w:val="fr-FR"/>
              </w:rPr>
              <w:fldChar w:fldCharType="begin"/>
            </w:r>
            <w:r w:rsidR="002566FD" w:rsidRPr="002566FD">
              <w:rPr>
                <w:webHidden/>
                <w:lang w:val="fr-FR"/>
              </w:rPr>
              <w:instrText xml:space="preserve"> PAGEREF _Toc527467195 \h </w:instrText>
            </w:r>
            <w:r w:rsidR="002566FD" w:rsidRPr="002566FD">
              <w:rPr>
                <w:webHidden/>
                <w:lang w:val="fr-FR"/>
              </w:rPr>
            </w:r>
            <w:r w:rsidR="002566FD" w:rsidRPr="002566FD">
              <w:rPr>
                <w:webHidden/>
                <w:lang w:val="fr-FR"/>
              </w:rPr>
              <w:fldChar w:fldCharType="separate"/>
            </w:r>
            <w:r w:rsidR="002566FD" w:rsidRPr="002566FD">
              <w:rPr>
                <w:webHidden/>
                <w:lang w:val="fr-FR"/>
              </w:rPr>
              <w:t>6</w:t>
            </w:r>
            <w:r w:rsidR="002566FD" w:rsidRPr="002566FD">
              <w:rPr>
                <w:webHidden/>
                <w:lang w:val="fr-FR"/>
              </w:rPr>
              <w:fldChar w:fldCharType="end"/>
            </w:r>
          </w:hyperlink>
        </w:p>
        <w:p w14:paraId="22B7D386" w14:textId="70A0BBE0" w:rsidR="002566FD" w:rsidRPr="002566FD" w:rsidRDefault="00062C12">
          <w:pPr>
            <w:pStyle w:val="TOC2"/>
            <w:tabs>
              <w:tab w:val="left" w:pos="1134"/>
            </w:tabs>
            <w:rPr>
              <w:rFonts w:asciiTheme="minorHAnsi" w:eastAsiaTheme="minorEastAsia" w:hAnsiTheme="minorHAnsi" w:cstheme="minorBidi"/>
              <w:lang w:val="fr-FR" w:eastAsia="fr-FR"/>
            </w:rPr>
          </w:pPr>
          <w:hyperlink w:anchor="_Toc527467196" w:history="1">
            <w:r w:rsidR="002566FD" w:rsidRPr="002566FD">
              <w:rPr>
                <w:rStyle w:val="Hyperlink"/>
                <w:lang w:val="fr-FR" w:eastAsia="en-US"/>
              </w:rPr>
              <w:t>6.4</w:t>
            </w:r>
            <w:r w:rsidR="002566FD" w:rsidRPr="002566FD">
              <w:rPr>
                <w:rFonts w:asciiTheme="minorHAnsi" w:eastAsiaTheme="minorEastAsia" w:hAnsiTheme="minorHAnsi" w:cstheme="minorBidi"/>
                <w:lang w:val="fr-FR" w:eastAsia="fr-FR"/>
              </w:rPr>
              <w:tab/>
            </w:r>
            <w:r w:rsidR="002566FD" w:rsidRPr="002566FD">
              <w:rPr>
                <w:rStyle w:val="Hyperlink"/>
                <w:lang w:val="fr-FR" w:eastAsia="en-US"/>
              </w:rPr>
              <w:t>Entreprises familiales (agricoles et non agricole) au cours des 12 derniers mois</w:t>
            </w:r>
            <w:r w:rsidR="002566FD" w:rsidRPr="002566FD">
              <w:rPr>
                <w:webHidden/>
                <w:lang w:val="fr-FR"/>
              </w:rPr>
              <w:tab/>
            </w:r>
            <w:r w:rsidR="002566FD" w:rsidRPr="002566FD">
              <w:rPr>
                <w:webHidden/>
                <w:lang w:val="fr-FR"/>
              </w:rPr>
              <w:fldChar w:fldCharType="begin"/>
            </w:r>
            <w:r w:rsidR="002566FD" w:rsidRPr="002566FD">
              <w:rPr>
                <w:webHidden/>
                <w:lang w:val="fr-FR"/>
              </w:rPr>
              <w:instrText xml:space="preserve"> PAGEREF _Toc527467196 \h </w:instrText>
            </w:r>
            <w:r w:rsidR="002566FD" w:rsidRPr="002566FD">
              <w:rPr>
                <w:webHidden/>
                <w:lang w:val="fr-FR"/>
              </w:rPr>
            </w:r>
            <w:r w:rsidR="002566FD" w:rsidRPr="002566FD">
              <w:rPr>
                <w:webHidden/>
                <w:lang w:val="fr-FR"/>
              </w:rPr>
              <w:fldChar w:fldCharType="separate"/>
            </w:r>
            <w:r w:rsidR="002566FD" w:rsidRPr="002566FD">
              <w:rPr>
                <w:webHidden/>
                <w:lang w:val="fr-FR"/>
              </w:rPr>
              <w:t>8</w:t>
            </w:r>
            <w:r w:rsidR="002566FD" w:rsidRPr="002566FD">
              <w:rPr>
                <w:webHidden/>
                <w:lang w:val="fr-FR"/>
              </w:rPr>
              <w:fldChar w:fldCharType="end"/>
            </w:r>
          </w:hyperlink>
        </w:p>
        <w:p w14:paraId="013A75AE" w14:textId="03397B7E" w:rsidR="002566FD" w:rsidRPr="002566FD" w:rsidRDefault="00062C12">
          <w:pPr>
            <w:pStyle w:val="TOC2"/>
            <w:tabs>
              <w:tab w:val="left" w:pos="1134"/>
            </w:tabs>
            <w:rPr>
              <w:rFonts w:asciiTheme="minorHAnsi" w:eastAsiaTheme="minorEastAsia" w:hAnsiTheme="minorHAnsi" w:cstheme="minorBidi"/>
              <w:lang w:val="fr-FR" w:eastAsia="fr-FR"/>
            </w:rPr>
          </w:pPr>
          <w:hyperlink w:anchor="_Toc527467197" w:history="1">
            <w:r w:rsidR="002566FD" w:rsidRPr="002566FD">
              <w:rPr>
                <w:rStyle w:val="Hyperlink"/>
                <w:lang w:val="fr-FR" w:eastAsia="en-US"/>
              </w:rPr>
              <w:t>6.5</w:t>
            </w:r>
            <w:r w:rsidR="002566FD" w:rsidRPr="002566FD">
              <w:rPr>
                <w:rFonts w:asciiTheme="minorHAnsi" w:eastAsiaTheme="minorEastAsia" w:hAnsiTheme="minorHAnsi" w:cstheme="minorBidi"/>
                <w:lang w:val="fr-FR" w:eastAsia="fr-FR"/>
              </w:rPr>
              <w:tab/>
            </w:r>
            <w:r w:rsidR="002566FD" w:rsidRPr="002566FD">
              <w:rPr>
                <w:rStyle w:val="Hyperlink"/>
                <w:lang w:val="fr-FR" w:eastAsia="en-US"/>
              </w:rPr>
              <w:t>Sécurité alimentaire du ménage</w:t>
            </w:r>
            <w:r w:rsidR="002566FD" w:rsidRPr="002566FD">
              <w:rPr>
                <w:webHidden/>
                <w:lang w:val="fr-FR"/>
              </w:rPr>
              <w:tab/>
            </w:r>
            <w:r w:rsidR="002566FD" w:rsidRPr="002566FD">
              <w:rPr>
                <w:webHidden/>
                <w:lang w:val="fr-FR"/>
              </w:rPr>
              <w:fldChar w:fldCharType="begin"/>
            </w:r>
            <w:r w:rsidR="002566FD" w:rsidRPr="002566FD">
              <w:rPr>
                <w:webHidden/>
                <w:lang w:val="fr-FR"/>
              </w:rPr>
              <w:instrText xml:space="preserve"> PAGEREF _Toc527467197 \h </w:instrText>
            </w:r>
            <w:r w:rsidR="002566FD" w:rsidRPr="002566FD">
              <w:rPr>
                <w:webHidden/>
                <w:lang w:val="fr-FR"/>
              </w:rPr>
            </w:r>
            <w:r w:rsidR="002566FD" w:rsidRPr="002566FD">
              <w:rPr>
                <w:webHidden/>
                <w:lang w:val="fr-FR"/>
              </w:rPr>
              <w:fldChar w:fldCharType="separate"/>
            </w:r>
            <w:r w:rsidR="002566FD" w:rsidRPr="002566FD">
              <w:rPr>
                <w:webHidden/>
                <w:lang w:val="fr-FR"/>
              </w:rPr>
              <w:t>11</w:t>
            </w:r>
            <w:r w:rsidR="002566FD" w:rsidRPr="002566FD">
              <w:rPr>
                <w:webHidden/>
                <w:lang w:val="fr-FR"/>
              </w:rPr>
              <w:fldChar w:fldCharType="end"/>
            </w:r>
          </w:hyperlink>
        </w:p>
        <w:p w14:paraId="3AC137F4" w14:textId="13FF0074" w:rsidR="002566FD" w:rsidRPr="002566FD" w:rsidRDefault="00062C12">
          <w:pPr>
            <w:pStyle w:val="TOC3"/>
            <w:tabs>
              <w:tab w:val="left" w:pos="1320"/>
            </w:tabs>
            <w:rPr>
              <w:rFonts w:asciiTheme="minorHAnsi" w:eastAsiaTheme="minorEastAsia" w:hAnsiTheme="minorHAnsi" w:cstheme="minorBidi"/>
              <w:lang w:val="fr-FR" w:eastAsia="fr-FR"/>
            </w:rPr>
          </w:pPr>
          <w:hyperlink w:anchor="_Toc527467198" w:history="1">
            <w:r w:rsidR="002566FD" w:rsidRPr="002566FD">
              <w:rPr>
                <w:rStyle w:val="Hyperlink"/>
                <w:lang w:val="fr-FR"/>
              </w:rPr>
              <w:t>6.5.1</w:t>
            </w:r>
            <w:r w:rsidR="002566FD" w:rsidRPr="002566FD">
              <w:rPr>
                <w:rFonts w:asciiTheme="minorHAnsi" w:eastAsiaTheme="minorEastAsia" w:hAnsiTheme="minorHAnsi" w:cstheme="minorBidi"/>
                <w:lang w:val="fr-FR" w:eastAsia="fr-FR"/>
              </w:rPr>
              <w:tab/>
            </w:r>
            <w:r w:rsidR="002566FD" w:rsidRPr="002566FD">
              <w:rPr>
                <w:rStyle w:val="Hyperlink"/>
                <w:lang w:val="fr-FR"/>
              </w:rPr>
              <w:t>Consommation alimentaire au cours des 7 derniers jours</w:t>
            </w:r>
            <w:r w:rsidR="002566FD" w:rsidRPr="002566FD">
              <w:rPr>
                <w:webHidden/>
                <w:lang w:val="fr-FR"/>
              </w:rPr>
              <w:tab/>
            </w:r>
            <w:r w:rsidR="002566FD" w:rsidRPr="002566FD">
              <w:rPr>
                <w:webHidden/>
                <w:lang w:val="fr-FR"/>
              </w:rPr>
              <w:fldChar w:fldCharType="begin"/>
            </w:r>
            <w:r w:rsidR="002566FD" w:rsidRPr="002566FD">
              <w:rPr>
                <w:webHidden/>
                <w:lang w:val="fr-FR"/>
              </w:rPr>
              <w:instrText xml:space="preserve"> PAGEREF _Toc527467198 \h </w:instrText>
            </w:r>
            <w:r w:rsidR="002566FD" w:rsidRPr="002566FD">
              <w:rPr>
                <w:webHidden/>
                <w:lang w:val="fr-FR"/>
              </w:rPr>
            </w:r>
            <w:r w:rsidR="002566FD" w:rsidRPr="002566FD">
              <w:rPr>
                <w:webHidden/>
                <w:lang w:val="fr-FR"/>
              </w:rPr>
              <w:fldChar w:fldCharType="separate"/>
            </w:r>
            <w:r w:rsidR="002566FD" w:rsidRPr="002566FD">
              <w:rPr>
                <w:webHidden/>
                <w:lang w:val="fr-FR"/>
              </w:rPr>
              <w:t>11</w:t>
            </w:r>
            <w:r w:rsidR="002566FD" w:rsidRPr="002566FD">
              <w:rPr>
                <w:webHidden/>
                <w:lang w:val="fr-FR"/>
              </w:rPr>
              <w:fldChar w:fldCharType="end"/>
            </w:r>
          </w:hyperlink>
        </w:p>
        <w:p w14:paraId="218C57C5" w14:textId="68CAFD94" w:rsidR="002566FD" w:rsidRPr="002566FD" w:rsidRDefault="00062C12">
          <w:pPr>
            <w:pStyle w:val="TOC3"/>
            <w:tabs>
              <w:tab w:val="left" w:pos="1320"/>
            </w:tabs>
            <w:rPr>
              <w:rFonts w:asciiTheme="minorHAnsi" w:eastAsiaTheme="minorEastAsia" w:hAnsiTheme="minorHAnsi" w:cstheme="minorBidi"/>
              <w:lang w:val="fr-FR" w:eastAsia="fr-FR"/>
            </w:rPr>
          </w:pPr>
          <w:hyperlink w:anchor="_Toc527467199" w:history="1">
            <w:r w:rsidR="002566FD" w:rsidRPr="002566FD">
              <w:rPr>
                <w:rStyle w:val="Hyperlink"/>
                <w:lang w:val="fr-FR"/>
              </w:rPr>
              <w:t>6.5.2</w:t>
            </w:r>
            <w:r w:rsidR="002566FD" w:rsidRPr="002566FD">
              <w:rPr>
                <w:rFonts w:asciiTheme="minorHAnsi" w:eastAsiaTheme="minorEastAsia" w:hAnsiTheme="minorHAnsi" w:cstheme="minorBidi"/>
                <w:lang w:val="fr-FR" w:eastAsia="fr-FR"/>
              </w:rPr>
              <w:tab/>
            </w:r>
            <w:r w:rsidR="002566FD" w:rsidRPr="002566FD">
              <w:rPr>
                <w:rStyle w:val="Hyperlink"/>
                <w:lang w:val="fr-FR"/>
              </w:rPr>
              <w:t>Mois au cours desquels l’approvisionnement du ménage en nourriture a été insuffisant</w:t>
            </w:r>
            <w:r w:rsidR="002566FD" w:rsidRPr="002566FD">
              <w:rPr>
                <w:webHidden/>
                <w:lang w:val="fr-FR"/>
              </w:rPr>
              <w:tab/>
            </w:r>
            <w:r w:rsidR="002566FD" w:rsidRPr="002566FD">
              <w:rPr>
                <w:webHidden/>
                <w:lang w:val="fr-FR"/>
              </w:rPr>
              <w:fldChar w:fldCharType="begin"/>
            </w:r>
            <w:r w:rsidR="002566FD" w:rsidRPr="002566FD">
              <w:rPr>
                <w:webHidden/>
                <w:lang w:val="fr-FR"/>
              </w:rPr>
              <w:instrText xml:space="preserve"> PAGEREF _Toc527467199 \h </w:instrText>
            </w:r>
            <w:r w:rsidR="002566FD" w:rsidRPr="002566FD">
              <w:rPr>
                <w:webHidden/>
                <w:lang w:val="fr-FR"/>
              </w:rPr>
            </w:r>
            <w:r w:rsidR="002566FD" w:rsidRPr="002566FD">
              <w:rPr>
                <w:webHidden/>
                <w:lang w:val="fr-FR"/>
              </w:rPr>
              <w:fldChar w:fldCharType="separate"/>
            </w:r>
            <w:r w:rsidR="002566FD" w:rsidRPr="002566FD">
              <w:rPr>
                <w:webHidden/>
                <w:lang w:val="fr-FR"/>
              </w:rPr>
              <w:t>11</w:t>
            </w:r>
            <w:r w:rsidR="002566FD" w:rsidRPr="002566FD">
              <w:rPr>
                <w:webHidden/>
                <w:lang w:val="fr-FR"/>
              </w:rPr>
              <w:fldChar w:fldCharType="end"/>
            </w:r>
          </w:hyperlink>
        </w:p>
        <w:p w14:paraId="200FF47D" w14:textId="6C40999A" w:rsidR="002566FD" w:rsidRPr="002566FD" w:rsidRDefault="00062C12">
          <w:pPr>
            <w:pStyle w:val="TOC3"/>
            <w:tabs>
              <w:tab w:val="left" w:pos="1320"/>
            </w:tabs>
            <w:rPr>
              <w:rFonts w:asciiTheme="minorHAnsi" w:eastAsiaTheme="minorEastAsia" w:hAnsiTheme="minorHAnsi" w:cstheme="minorBidi"/>
              <w:lang w:val="fr-FR" w:eastAsia="fr-FR"/>
            </w:rPr>
          </w:pPr>
          <w:hyperlink w:anchor="_Toc527467200" w:history="1">
            <w:r w:rsidR="002566FD" w:rsidRPr="002566FD">
              <w:rPr>
                <w:rStyle w:val="Hyperlink"/>
                <w:lang w:val="fr-FR"/>
              </w:rPr>
              <w:t>6.5.3</w:t>
            </w:r>
            <w:r w:rsidR="002566FD" w:rsidRPr="002566FD">
              <w:rPr>
                <w:rFonts w:asciiTheme="minorHAnsi" w:eastAsiaTheme="minorEastAsia" w:hAnsiTheme="minorHAnsi" w:cstheme="minorBidi"/>
                <w:lang w:val="fr-FR" w:eastAsia="fr-FR"/>
              </w:rPr>
              <w:tab/>
            </w:r>
            <w:r w:rsidR="002566FD" w:rsidRPr="002566FD">
              <w:rPr>
                <w:rStyle w:val="Hyperlink"/>
                <w:lang w:val="fr-FR"/>
              </w:rPr>
              <w:t>Echelle de la faim dans le ménage</w:t>
            </w:r>
            <w:r w:rsidR="002566FD" w:rsidRPr="002566FD">
              <w:rPr>
                <w:webHidden/>
                <w:lang w:val="fr-FR"/>
              </w:rPr>
              <w:tab/>
            </w:r>
            <w:r w:rsidR="002566FD" w:rsidRPr="002566FD">
              <w:rPr>
                <w:webHidden/>
                <w:lang w:val="fr-FR"/>
              </w:rPr>
              <w:fldChar w:fldCharType="begin"/>
            </w:r>
            <w:r w:rsidR="002566FD" w:rsidRPr="002566FD">
              <w:rPr>
                <w:webHidden/>
                <w:lang w:val="fr-FR"/>
              </w:rPr>
              <w:instrText xml:space="preserve"> PAGEREF _Toc527467200 \h </w:instrText>
            </w:r>
            <w:r w:rsidR="002566FD" w:rsidRPr="002566FD">
              <w:rPr>
                <w:webHidden/>
                <w:lang w:val="fr-FR"/>
              </w:rPr>
            </w:r>
            <w:r w:rsidR="002566FD" w:rsidRPr="002566FD">
              <w:rPr>
                <w:webHidden/>
                <w:lang w:val="fr-FR"/>
              </w:rPr>
              <w:fldChar w:fldCharType="separate"/>
            </w:r>
            <w:r w:rsidR="002566FD" w:rsidRPr="002566FD">
              <w:rPr>
                <w:webHidden/>
                <w:lang w:val="fr-FR"/>
              </w:rPr>
              <w:t>12</w:t>
            </w:r>
            <w:r w:rsidR="002566FD" w:rsidRPr="002566FD">
              <w:rPr>
                <w:webHidden/>
                <w:lang w:val="fr-FR"/>
              </w:rPr>
              <w:fldChar w:fldCharType="end"/>
            </w:r>
          </w:hyperlink>
        </w:p>
        <w:p w14:paraId="1F2323AC" w14:textId="0B4FD204" w:rsidR="002566FD" w:rsidRPr="002566FD" w:rsidRDefault="00062C12">
          <w:pPr>
            <w:pStyle w:val="TOC2"/>
            <w:tabs>
              <w:tab w:val="left" w:pos="1134"/>
            </w:tabs>
            <w:rPr>
              <w:rFonts w:asciiTheme="minorHAnsi" w:eastAsiaTheme="minorEastAsia" w:hAnsiTheme="minorHAnsi" w:cstheme="minorBidi"/>
              <w:lang w:val="fr-FR" w:eastAsia="fr-FR"/>
            </w:rPr>
          </w:pPr>
          <w:hyperlink w:anchor="_Toc527467201" w:history="1">
            <w:r w:rsidR="002566FD" w:rsidRPr="002566FD">
              <w:rPr>
                <w:rStyle w:val="Hyperlink"/>
                <w:lang w:val="fr-FR"/>
              </w:rPr>
              <w:t>6.6</w:t>
            </w:r>
            <w:r w:rsidR="002566FD" w:rsidRPr="002566FD">
              <w:rPr>
                <w:rFonts w:asciiTheme="minorHAnsi" w:eastAsiaTheme="minorEastAsia" w:hAnsiTheme="minorHAnsi" w:cstheme="minorBidi"/>
                <w:lang w:val="fr-FR" w:eastAsia="fr-FR"/>
              </w:rPr>
              <w:tab/>
            </w:r>
            <w:r w:rsidR="002566FD" w:rsidRPr="002566FD">
              <w:rPr>
                <w:rStyle w:val="Hyperlink"/>
                <w:lang w:val="fr-FR"/>
              </w:rPr>
              <w:t>Capital social – Confiance aux institutions locales</w:t>
            </w:r>
            <w:r w:rsidR="002566FD" w:rsidRPr="002566FD">
              <w:rPr>
                <w:webHidden/>
                <w:lang w:val="fr-FR"/>
              </w:rPr>
              <w:tab/>
            </w:r>
            <w:r w:rsidR="002566FD" w:rsidRPr="002566FD">
              <w:rPr>
                <w:webHidden/>
                <w:lang w:val="fr-FR"/>
              </w:rPr>
              <w:fldChar w:fldCharType="begin"/>
            </w:r>
            <w:r w:rsidR="002566FD" w:rsidRPr="002566FD">
              <w:rPr>
                <w:webHidden/>
                <w:lang w:val="fr-FR"/>
              </w:rPr>
              <w:instrText xml:space="preserve"> PAGEREF _Toc527467201 \h </w:instrText>
            </w:r>
            <w:r w:rsidR="002566FD" w:rsidRPr="002566FD">
              <w:rPr>
                <w:webHidden/>
                <w:lang w:val="fr-FR"/>
              </w:rPr>
            </w:r>
            <w:r w:rsidR="002566FD" w:rsidRPr="002566FD">
              <w:rPr>
                <w:webHidden/>
                <w:lang w:val="fr-FR"/>
              </w:rPr>
              <w:fldChar w:fldCharType="separate"/>
            </w:r>
            <w:r w:rsidR="002566FD" w:rsidRPr="002566FD">
              <w:rPr>
                <w:webHidden/>
                <w:lang w:val="fr-FR"/>
              </w:rPr>
              <w:t>15</w:t>
            </w:r>
            <w:r w:rsidR="002566FD" w:rsidRPr="002566FD">
              <w:rPr>
                <w:webHidden/>
                <w:lang w:val="fr-FR"/>
              </w:rPr>
              <w:fldChar w:fldCharType="end"/>
            </w:r>
          </w:hyperlink>
        </w:p>
        <w:p w14:paraId="221C432B" w14:textId="00B74089" w:rsidR="002566FD" w:rsidRPr="002566FD" w:rsidRDefault="00062C12">
          <w:pPr>
            <w:pStyle w:val="TOC2"/>
            <w:tabs>
              <w:tab w:val="left" w:pos="1134"/>
            </w:tabs>
            <w:rPr>
              <w:rFonts w:asciiTheme="minorHAnsi" w:eastAsiaTheme="minorEastAsia" w:hAnsiTheme="minorHAnsi" w:cstheme="minorBidi"/>
              <w:lang w:val="fr-FR" w:eastAsia="fr-FR"/>
            </w:rPr>
          </w:pPr>
          <w:hyperlink w:anchor="_Toc527467202" w:history="1">
            <w:r w:rsidR="002566FD" w:rsidRPr="002566FD">
              <w:rPr>
                <w:rStyle w:val="Hyperlink"/>
                <w:rFonts w:eastAsia="Calibri"/>
                <w:lang w:val="fr-FR" w:eastAsia="en-US"/>
              </w:rPr>
              <w:t>6.7</w:t>
            </w:r>
            <w:r w:rsidR="002566FD" w:rsidRPr="002566FD">
              <w:rPr>
                <w:rFonts w:asciiTheme="minorHAnsi" w:eastAsiaTheme="minorEastAsia" w:hAnsiTheme="minorHAnsi" w:cstheme="minorBidi"/>
                <w:lang w:val="fr-FR" w:eastAsia="fr-FR"/>
              </w:rPr>
              <w:tab/>
            </w:r>
            <w:r w:rsidR="002566FD" w:rsidRPr="002566FD">
              <w:rPr>
                <w:rStyle w:val="Hyperlink"/>
                <w:rFonts w:eastAsia="Calibri"/>
                <w:lang w:val="fr-FR" w:eastAsia="en-US"/>
              </w:rPr>
              <w:t>Perception de la valeur environnementale et préférences</w:t>
            </w:r>
            <w:r w:rsidR="002566FD" w:rsidRPr="002566FD">
              <w:rPr>
                <w:webHidden/>
                <w:lang w:val="fr-FR"/>
              </w:rPr>
              <w:tab/>
            </w:r>
            <w:r w:rsidR="002566FD" w:rsidRPr="002566FD">
              <w:rPr>
                <w:webHidden/>
                <w:lang w:val="fr-FR"/>
              </w:rPr>
              <w:fldChar w:fldCharType="begin"/>
            </w:r>
            <w:r w:rsidR="002566FD" w:rsidRPr="002566FD">
              <w:rPr>
                <w:webHidden/>
                <w:lang w:val="fr-FR"/>
              </w:rPr>
              <w:instrText xml:space="preserve"> PAGEREF _Toc527467202 \h </w:instrText>
            </w:r>
            <w:r w:rsidR="002566FD" w:rsidRPr="002566FD">
              <w:rPr>
                <w:webHidden/>
                <w:lang w:val="fr-FR"/>
              </w:rPr>
            </w:r>
            <w:r w:rsidR="002566FD" w:rsidRPr="002566FD">
              <w:rPr>
                <w:webHidden/>
                <w:lang w:val="fr-FR"/>
              </w:rPr>
              <w:fldChar w:fldCharType="separate"/>
            </w:r>
            <w:r w:rsidR="002566FD" w:rsidRPr="002566FD">
              <w:rPr>
                <w:webHidden/>
                <w:lang w:val="fr-FR"/>
              </w:rPr>
              <w:t>16</w:t>
            </w:r>
            <w:r w:rsidR="002566FD" w:rsidRPr="002566FD">
              <w:rPr>
                <w:webHidden/>
                <w:lang w:val="fr-FR"/>
              </w:rPr>
              <w:fldChar w:fldCharType="end"/>
            </w:r>
          </w:hyperlink>
        </w:p>
        <w:p w14:paraId="31499F9D" w14:textId="2BC2FB47" w:rsidR="002566FD" w:rsidRPr="002566FD" w:rsidRDefault="00062C12">
          <w:pPr>
            <w:pStyle w:val="TOC2"/>
            <w:tabs>
              <w:tab w:val="left" w:pos="1134"/>
            </w:tabs>
            <w:rPr>
              <w:rFonts w:asciiTheme="minorHAnsi" w:eastAsiaTheme="minorEastAsia" w:hAnsiTheme="minorHAnsi" w:cstheme="minorBidi"/>
              <w:lang w:val="fr-FR" w:eastAsia="fr-FR"/>
            </w:rPr>
          </w:pPr>
          <w:hyperlink w:anchor="_Toc527467203" w:history="1">
            <w:r w:rsidR="002566FD" w:rsidRPr="002566FD">
              <w:rPr>
                <w:rStyle w:val="Hyperlink"/>
                <w:lang w:val="fr-FR" w:eastAsia="fr-FR"/>
              </w:rPr>
              <w:t>6.8</w:t>
            </w:r>
            <w:r w:rsidR="002566FD" w:rsidRPr="002566FD">
              <w:rPr>
                <w:rFonts w:asciiTheme="minorHAnsi" w:eastAsiaTheme="minorEastAsia" w:hAnsiTheme="minorHAnsi" w:cstheme="minorBidi"/>
                <w:lang w:val="fr-FR" w:eastAsia="fr-FR"/>
              </w:rPr>
              <w:tab/>
            </w:r>
            <w:r w:rsidR="002566FD" w:rsidRPr="002566FD">
              <w:rPr>
                <w:rStyle w:val="Hyperlink"/>
                <w:lang w:val="fr-FR" w:eastAsia="fr-FR"/>
              </w:rPr>
              <w:t>Préférences par rapport au risque</w:t>
            </w:r>
            <w:r w:rsidR="002566FD" w:rsidRPr="002566FD">
              <w:rPr>
                <w:webHidden/>
                <w:lang w:val="fr-FR"/>
              </w:rPr>
              <w:tab/>
            </w:r>
            <w:r w:rsidR="002566FD" w:rsidRPr="002566FD">
              <w:rPr>
                <w:webHidden/>
                <w:lang w:val="fr-FR"/>
              </w:rPr>
              <w:fldChar w:fldCharType="begin"/>
            </w:r>
            <w:r w:rsidR="002566FD" w:rsidRPr="002566FD">
              <w:rPr>
                <w:webHidden/>
                <w:lang w:val="fr-FR"/>
              </w:rPr>
              <w:instrText xml:space="preserve"> PAGEREF _Toc527467203 \h </w:instrText>
            </w:r>
            <w:r w:rsidR="002566FD" w:rsidRPr="002566FD">
              <w:rPr>
                <w:webHidden/>
                <w:lang w:val="fr-FR"/>
              </w:rPr>
            </w:r>
            <w:r w:rsidR="002566FD" w:rsidRPr="002566FD">
              <w:rPr>
                <w:webHidden/>
                <w:lang w:val="fr-FR"/>
              </w:rPr>
              <w:fldChar w:fldCharType="separate"/>
            </w:r>
            <w:r w:rsidR="002566FD" w:rsidRPr="002566FD">
              <w:rPr>
                <w:webHidden/>
                <w:lang w:val="fr-FR"/>
              </w:rPr>
              <w:t>16</w:t>
            </w:r>
            <w:r w:rsidR="002566FD" w:rsidRPr="002566FD">
              <w:rPr>
                <w:webHidden/>
                <w:lang w:val="fr-FR"/>
              </w:rPr>
              <w:fldChar w:fldCharType="end"/>
            </w:r>
          </w:hyperlink>
        </w:p>
        <w:p w14:paraId="0531C2F6" w14:textId="7FA0074B" w:rsidR="00A73CAB" w:rsidRPr="002566FD" w:rsidRDefault="00A73CAB">
          <w:pPr>
            <w:rPr>
              <w:lang w:val="fr-FR"/>
            </w:rPr>
          </w:pPr>
          <w:r w:rsidRPr="002566FD">
            <w:rPr>
              <w:b/>
              <w:bCs/>
              <w:lang w:val="fr-FR"/>
            </w:rPr>
            <w:fldChar w:fldCharType="end"/>
          </w:r>
        </w:p>
      </w:sdtContent>
    </w:sdt>
    <w:p w14:paraId="4F1BA1E5" w14:textId="77777777" w:rsidR="00C67062" w:rsidRPr="002566FD" w:rsidRDefault="00C67062" w:rsidP="003F695C">
      <w:pPr>
        <w:pStyle w:val="NoSpacing"/>
        <w:rPr>
          <w:rStyle w:val="Strong"/>
          <w:lang w:val="fr-FR"/>
        </w:rPr>
      </w:pPr>
    </w:p>
    <w:p w14:paraId="20CD024A" w14:textId="77777777" w:rsidR="00C67062" w:rsidRPr="002566FD" w:rsidRDefault="00C67062" w:rsidP="003F695C">
      <w:pPr>
        <w:pStyle w:val="NoSpacing"/>
        <w:rPr>
          <w:rStyle w:val="Strong"/>
          <w:lang w:val="fr-FR"/>
        </w:rPr>
      </w:pPr>
    </w:p>
    <w:p w14:paraId="192215EF" w14:textId="77777777" w:rsidR="00C67062" w:rsidRPr="002566FD" w:rsidRDefault="00C67062" w:rsidP="003F695C">
      <w:pPr>
        <w:pStyle w:val="NoSpacing"/>
        <w:rPr>
          <w:rStyle w:val="Strong"/>
          <w:lang w:val="fr-FR"/>
        </w:rPr>
      </w:pPr>
    </w:p>
    <w:p w14:paraId="427F2B05" w14:textId="77777777" w:rsidR="00C67062" w:rsidRPr="002566FD" w:rsidRDefault="00C67062" w:rsidP="003F695C">
      <w:pPr>
        <w:pStyle w:val="NoSpacing"/>
        <w:rPr>
          <w:rStyle w:val="Strong"/>
          <w:lang w:val="fr-FR"/>
        </w:rPr>
      </w:pPr>
    </w:p>
    <w:p w14:paraId="21BA92D3" w14:textId="77777777" w:rsidR="00C67062" w:rsidRPr="002566FD" w:rsidRDefault="00C67062" w:rsidP="003F695C">
      <w:pPr>
        <w:pStyle w:val="NoSpacing"/>
        <w:rPr>
          <w:rStyle w:val="Strong"/>
          <w:lang w:val="fr-FR"/>
        </w:rPr>
      </w:pPr>
    </w:p>
    <w:p w14:paraId="3A04FCF7" w14:textId="77777777" w:rsidR="00C67062" w:rsidRPr="002566FD" w:rsidRDefault="00C67062" w:rsidP="003F695C">
      <w:pPr>
        <w:pStyle w:val="NoSpacing"/>
        <w:rPr>
          <w:rStyle w:val="Strong"/>
          <w:lang w:val="fr-FR"/>
        </w:rPr>
      </w:pPr>
    </w:p>
    <w:p w14:paraId="22519FBB" w14:textId="77777777" w:rsidR="00C67062" w:rsidRPr="002566FD" w:rsidRDefault="00C67062" w:rsidP="003F695C">
      <w:pPr>
        <w:pStyle w:val="NoSpacing"/>
        <w:rPr>
          <w:rStyle w:val="Strong"/>
          <w:lang w:val="fr-FR"/>
        </w:rPr>
      </w:pPr>
    </w:p>
    <w:p w14:paraId="5D90EEE1" w14:textId="77777777" w:rsidR="00C67062" w:rsidRPr="002566FD" w:rsidRDefault="00C67062" w:rsidP="003F695C">
      <w:pPr>
        <w:pStyle w:val="NoSpacing"/>
        <w:rPr>
          <w:rStyle w:val="Strong"/>
          <w:lang w:val="fr-FR"/>
        </w:rPr>
      </w:pPr>
    </w:p>
    <w:p w14:paraId="6EF1B4F8" w14:textId="77777777" w:rsidR="00C67062" w:rsidRPr="002566FD" w:rsidRDefault="00C67062" w:rsidP="003F695C">
      <w:pPr>
        <w:pStyle w:val="NoSpacing"/>
        <w:rPr>
          <w:rStyle w:val="Strong"/>
          <w:lang w:val="fr-FR"/>
        </w:rPr>
      </w:pPr>
    </w:p>
    <w:p w14:paraId="435E033A" w14:textId="77777777" w:rsidR="00C67062" w:rsidRPr="002566FD" w:rsidRDefault="00C67062" w:rsidP="003F695C">
      <w:pPr>
        <w:pStyle w:val="NoSpacing"/>
        <w:rPr>
          <w:rStyle w:val="Strong"/>
          <w:lang w:val="fr-FR"/>
        </w:rPr>
      </w:pPr>
    </w:p>
    <w:p w14:paraId="2C167562" w14:textId="77777777" w:rsidR="00C67062" w:rsidRPr="002566FD" w:rsidRDefault="00C67062" w:rsidP="003F695C">
      <w:pPr>
        <w:pStyle w:val="NoSpacing"/>
        <w:rPr>
          <w:rStyle w:val="Strong"/>
          <w:lang w:val="fr-FR"/>
        </w:rPr>
      </w:pPr>
    </w:p>
    <w:p w14:paraId="036F7128" w14:textId="77777777" w:rsidR="00C67062" w:rsidRPr="002566FD" w:rsidRDefault="00C67062" w:rsidP="003F695C">
      <w:pPr>
        <w:pStyle w:val="NoSpacing"/>
        <w:rPr>
          <w:rStyle w:val="Strong"/>
          <w:lang w:val="fr-FR"/>
        </w:rPr>
      </w:pPr>
    </w:p>
    <w:p w14:paraId="7CA11EE2" w14:textId="77777777" w:rsidR="00C67062" w:rsidRPr="002566FD" w:rsidRDefault="00C67062" w:rsidP="003F695C">
      <w:pPr>
        <w:pStyle w:val="NoSpacing"/>
        <w:rPr>
          <w:rStyle w:val="Strong"/>
          <w:lang w:val="fr-FR"/>
        </w:rPr>
      </w:pPr>
    </w:p>
    <w:p w14:paraId="1CBD187C" w14:textId="77777777" w:rsidR="00C67062" w:rsidRPr="002566FD" w:rsidRDefault="00C67062" w:rsidP="003F695C">
      <w:pPr>
        <w:pStyle w:val="NoSpacing"/>
        <w:rPr>
          <w:rStyle w:val="Strong"/>
          <w:lang w:val="fr-FR"/>
        </w:rPr>
      </w:pPr>
    </w:p>
    <w:p w14:paraId="31A51514" w14:textId="77777777" w:rsidR="00C67062" w:rsidRPr="002566FD" w:rsidRDefault="00C67062" w:rsidP="003F695C">
      <w:pPr>
        <w:pStyle w:val="NoSpacing"/>
        <w:rPr>
          <w:rStyle w:val="Strong"/>
          <w:lang w:val="fr-FR"/>
        </w:rPr>
      </w:pPr>
    </w:p>
    <w:p w14:paraId="50804B78" w14:textId="77777777" w:rsidR="00C67062" w:rsidRPr="002566FD" w:rsidRDefault="00C67062" w:rsidP="003F695C">
      <w:pPr>
        <w:pStyle w:val="NoSpacing"/>
        <w:rPr>
          <w:rStyle w:val="Strong"/>
          <w:lang w:val="fr-FR"/>
        </w:rPr>
      </w:pPr>
    </w:p>
    <w:p w14:paraId="6F82413C" w14:textId="77777777" w:rsidR="00A73CAB" w:rsidRPr="002566FD" w:rsidRDefault="00A73CAB" w:rsidP="003F695C">
      <w:pPr>
        <w:pStyle w:val="NoSpacing"/>
        <w:rPr>
          <w:rStyle w:val="Strong"/>
          <w:lang w:val="fr-FR"/>
        </w:rPr>
        <w:sectPr w:rsidR="00A73CAB" w:rsidRPr="002566FD" w:rsidSect="00F273F4">
          <w:headerReference w:type="even" r:id="rId13"/>
          <w:headerReference w:type="default" r:id="rId14"/>
          <w:footerReference w:type="default" r:id="rId15"/>
          <w:pgSz w:w="11907" w:h="16840" w:code="9"/>
          <w:pgMar w:top="1418" w:right="1418" w:bottom="1418" w:left="1418" w:header="720" w:footer="720" w:gutter="0"/>
          <w:pgNumType w:start="1"/>
          <w:cols w:space="720"/>
          <w:docGrid w:linePitch="299"/>
        </w:sectPr>
      </w:pPr>
    </w:p>
    <w:p w14:paraId="6DD16C69" w14:textId="5C34C54F" w:rsidR="00C67062" w:rsidRPr="002566FD" w:rsidRDefault="00C67062" w:rsidP="003F695C">
      <w:pPr>
        <w:pStyle w:val="NoSpacing"/>
        <w:rPr>
          <w:rStyle w:val="Strong"/>
          <w:lang w:val="fr-FR"/>
        </w:rPr>
      </w:pPr>
    </w:p>
    <w:p w14:paraId="6EE13EAB" w14:textId="26DADF07" w:rsidR="00722AE3" w:rsidRPr="00776480" w:rsidRDefault="003F695C" w:rsidP="00776480">
      <w:pPr>
        <w:pStyle w:val="Heading1"/>
        <w:rPr>
          <w:rStyle w:val="SubtleEmphasis"/>
          <w:rFonts w:ascii="Arial" w:hAnsi="Arial"/>
          <w:b/>
        </w:rPr>
      </w:pPr>
      <w:bookmarkStart w:id="1" w:name="_Toc527467185"/>
      <w:proofErr w:type="spellStart"/>
      <w:r w:rsidRPr="00776480">
        <w:rPr>
          <w:rStyle w:val="SubtleEmphasis"/>
          <w:rFonts w:ascii="Arial" w:hAnsi="Arial"/>
          <w:b/>
        </w:rPr>
        <w:t>Contexte</w:t>
      </w:r>
      <w:proofErr w:type="spellEnd"/>
      <w:r w:rsidRPr="00776480">
        <w:rPr>
          <w:rStyle w:val="SubtleEmphasis"/>
          <w:rFonts w:ascii="Arial" w:hAnsi="Arial"/>
          <w:b/>
        </w:rPr>
        <w:t xml:space="preserve"> de </w:t>
      </w:r>
      <w:proofErr w:type="spellStart"/>
      <w:r w:rsidRPr="00776480">
        <w:rPr>
          <w:rStyle w:val="SubtleEmphasis"/>
          <w:rFonts w:ascii="Arial" w:hAnsi="Arial"/>
          <w:b/>
        </w:rPr>
        <w:t>l’</w:t>
      </w:r>
      <w:bookmarkEnd w:id="0"/>
      <w:r w:rsidRPr="00776480">
        <w:rPr>
          <w:rStyle w:val="SubtleEmphasis"/>
          <w:rFonts w:ascii="Arial" w:hAnsi="Arial"/>
          <w:b/>
        </w:rPr>
        <w:t>enquête</w:t>
      </w:r>
      <w:bookmarkEnd w:id="1"/>
      <w:proofErr w:type="spellEnd"/>
    </w:p>
    <w:p w14:paraId="634BC12E" w14:textId="77777777" w:rsidR="00137695" w:rsidRDefault="000B78B3" w:rsidP="000B78B3">
      <w:pPr>
        <w:suppressAutoHyphens/>
        <w:autoSpaceDN w:val="0"/>
        <w:spacing w:after="57" w:line="312" w:lineRule="auto"/>
        <w:textAlignment w:val="baseline"/>
        <w:rPr>
          <w:ins w:id="2" w:author="serge adjognon" w:date="2018-10-19T08:57:00Z"/>
          <w:rFonts w:cs="Arial"/>
          <w:sz w:val="20"/>
          <w:szCs w:val="20"/>
          <w:lang w:val="fr-FR" w:eastAsia="en-US"/>
        </w:rPr>
      </w:pPr>
      <w:r w:rsidRPr="000B78B3">
        <w:rPr>
          <w:rFonts w:cs="Arial"/>
          <w:sz w:val="20"/>
          <w:szCs w:val="20"/>
          <w:lang w:val="fr-FR" w:eastAsia="en-US"/>
        </w:rPr>
        <w:t xml:space="preserve">Dans le cadre des activités de reboisement de </w:t>
      </w:r>
      <w:r w:rsidR="00776480" w:rsidRPr="000B78B3">
        <w:rPr>
          <w:rFonts w:cs="Arial"/>
          <w:sz w:val="20"/>
          <w:szCs w:val="20"/>
          <w:lang w:val="fr-FR" w:eastAsia="en-US"/>
        </w:rPr>
        <w:t>l’année</w:t>
      </w:r>
      <w:r w:rsidRPr="000B78B3">
        <w:rPr>
          <w:rFonts w:cs="Arial"/>
          <w:sz w:val="20"/>
          <w:szCs w:val="20"/>
          <w:lang w:val="fr-FR" w:eastAsia="en-US"/>
        </w:rPr>
        <w:t xml:space="preserve"> 2017, le Programme d’Investissement Forestier (PIF) et le département d’évaluation d’impact de la Banque Mondiale (DIME) ont conclu un partenariat pour l’évaluation de l’impact des Paiements pour Services Environnementaux (PSE) sur le succès des reboisements. </w:t>
      </w:r>
      <w:ins w:id="3" w:author="serge adjognon" w:date="2018-10-19T08:52:00Z">
        <w:r w:rsidR="00062C12">
          <w:rPr>
            <w:rFonts w:cs="Arial"/>
            <w:sz w:val="20"/>
            <w:szCs w:val="20"/>
            <w:lang w:val="fr-FR" w:eastAsia="en-US"/>
          </w:rPr>
          <w:t xml:space="preserve">L’objectif de cette évaluation est de comprendre les facteurs qui influencent le succès des paiements PSE </w:t>
        </w:r>
        <w:r w:rsidR="00137695">
          <w:rPr>
            <w:rFonts w:cs="Arial"/>
            <w:sz w:val="20"/>
            <w:szCs w:val="20"/>
            <w:lang w:val="fr-FR" w:eastAsia="en-US"/>
          </w:rPr>
          <w:t>et aussi l</w:t>
        </w:r>
      </w:ins>
      <w:ins w:id="4" w:author="serge adjognon" w:date="2018-10-19T08:53:00Z">
        <w:r w:rsidR="00137695">
          <w:rPr>
            <w:rFonts w:cs="Arial"/>
            <w:sz w:val="20"/>
            <w:szCs w:val="20"/>
            <w:lang w:val="fr-FR" w:eastAsia="en-US"/>
          </w:rPr>
          <w:t>’impact de</w:t>
        </w:r>
      </w:ins>
      <w:ins w:id="5" w:author="serge adjognon" w:date="2018-10-19T08:54:00Z">
        <w:r w:rsidR="00137695">
          <w:rPr>
            <w:rFonts w:cs="Arial"/>
            <w:sz w:val="20"/>
            <w:szCs w:val="20"/>
            <w:lang w:val="fr-FR" w:eastAsia="en-US"/>
          </w:rPr>
          <w:t>s</w:t>
        </w:r>
      </w:ins>
      <w:ins w:id="6" w:author="serge adjognon" w:date="2018-10-19T08:53:00Z">
        <w:r w:rsidR="00137695">
          <w:rPr>
            <w:rFonts w:cs="Arial"/>
            <w:sz w:val="20"/>
            <w:szCs w:val="20"/>
            <w:lang w:val="fr-FR" w:eastAsia="en-US"/>
          </w:rPr>
          <w:t xml:space="preserve"> transfert PSE sur le bien être des </w:t>
        </w:r>
      </w:ins>
      <w:ins w:id="7" w:author="serge adjognon" w:date="2018-10-19T08:54:00Z">
        <w:r w:rsidR="00137695">
          <w:rPr>
            <w:rFonts w:cs="Arial"/>
            <w:sz w:val="20"/>
            <w:szCs w:val="20"/>
            <w:lang w:val="fr-FR" w:eastAsia="en-US"/>
          </w:rPr>
          <w:t>ménages</w:t>
        </w:r>
      </w:ins>
      <w:ins w:id="8" w:author="serge adjognon" w:date="2018-10-19T08:53:00Z">
        <w:r w:rsidR="00137695">
          <w:rPr>
            <w:rFonts w:cs="Arial"/>
            <w:sz w:val="20"/>
            <w:szCs w:val="20"/>
            <w:lang w:val="fr-FR" w:eastAsia="en-US"/>
          </w:rPr>
          <w:t xml:space="preserve"> </w:t>
        </w:r>
      </w:ins>
      <w:ins w:id="9" w:author="serge adjognon" w:date="2018-10-19T08:54:00Z">
        <w:r w:rsidR="00137695">
          <w:rPr>
            <w:rFonts w:cs="Arial"/>
            <w:sz w:val="20"/>
            <w:szCs w:val="20"/>
            <w:lang w:val="fr-FR" w:eastAsia="en-US"/>
          </w:rPr>
          <w:t>bénéficiaires</w:t>
        </w:r>
      </w:ins>
      <w:ins w:id="10" w:author="serge adjognon" w:date="2018-10-19T08:53:00Z">
        <w:r w:rsidR="00137695">
          <w:rPr>
            <w:rFonts w:cs="Arial"/>
            <w:sz w:val="20"/>
            <w:szCs w:val="20"/>
            <w:lang w:val="fr-FR" w:eastAsia="en-US"/>
          </w:rPr>
          <w:t>. Pour cela</w:t>
        </w:r>
      </w:ins>
      <w:ins w:id="11" w:author="serge adjognon" w:date="2018-10-19T08:54:00Z">
        <w:r w:rsidR="00137695">
          <w:rPr>
            <w:rFonts w:cs="Arial"/>
            <w:sz w:val="20"/>
            <w:szCs w:val="20"/>
            <w:lang w:val="fr-FR" w:eastAsia="en-US"/>
          </w:rPr>
          <w:t>,</w:t>
        </w:r>
      </w:ins>
      <w:ins w:id="12" w:author="serge adjognon" w:date="2018-10-19T08:53:00Z">
        <w:r w:rsidR="00137695">
          <w:rPr>
            <w:rFonts w:cs="Arial"/>
            <w:sz w:val="20"/>
            <w:szCs w:val="20"/>
            <w:lang w:val="fr-FR" w:eastAsia="en-US"/>
          </w:rPr>
          <w:t xml:space="preserve"> un design d’</w:t>
        </w:r>
      </w:ins>
      <w:ins w:id="13" w:author="serge adjognon" w:date="2018-10-19T08:54:00Z">
        <w:r w:rsidR="00137695">
          <w:rPr>
            <w:rFonts w:cs="Arial"/>
            <w:sz w:val="20"/>
            <w:szCs w:val="20"/>
            <w:lang w:val="fr-FR" w:eastAsia="en-US"/>
          </w:rPr>
          <w:t>évaluation</w:t>
        </w:r>
      </w:ins>
      <w:ins w:id="14" w:author="serge adjognon" w:date="2018-10-19T08:53:00Z">
        <w:r w:rsidR="00137695">
          <w:rPr>
            <w:rFonts w:cs="Arial"/>
            <w:sz w:val="20"/>
            <w:szCs w:val="20"/>
            <w:lang w:val="fr-FR" w:eastAsia="en-US"/>
          </w:rPr>
          <w:t xml:space="preserve"> d’impact a </w:t>
        </w:r>
      </w:ins>
      <w:ins w:id="15" w:author="serge adjognon" w:date="2018-10-19T08:54:00Z">
        <w:r w:rsidR="00137695">
          <w:rPr>
            <w:rFonts w:cs="Arial"/>
            <w:sz w:val="20"/>
            <w:szCs w:val="20"/>
            <w:lang w:val="fr-FR" w:eastAsia="en-US"/>
          </w:rPr>
          <w:t>été</w:t>
        </w:r>
      </w:ins>
      <w:ins w:id="16" w:author="serge adjognon" w:date="2018-10-19T08:53:00Z">
        <w:r w:rsidR="00137695">
          <w:rPr>
            <w:rFonts w:cs="Arial"/>
            <w:sz w:val="20"/>
            <w:szCs w:val="20"/>
            <w:lang w:val="fr-FR" w:eastAsia="en-US"/>
          </w:rPr>
          <w:t xml:space="preserve"> mis en place</w:t>
        </w:r>
      </w:ins>
      <w:ins w:id="17" w:author="serge adjognon" w:date="2018-10-19T08:55:00Z">
        <w:r w:rsidR="00137695">
          <w:rPr>
            <w:rFonts w:cs="Arial"/>
            <w:sz w:val="20"/>
            <w:szCs w:val="20"/>
            <w:lang w:val="fr-FR" w:eastAsia="en-US"/>
          </w:rPr>
          <w:t xml:space="preserve"> qui utilise la méthode de randomisation a deux niveaux. </w:t>
        </w:r>
      </w:ins>
    </w:p>
    <w:p w14:paraId="47254C18" w14:textId="77777777" w:rsidR="00137695" w:rsidRDefault="00137695" w:rsidP="000B78B3">
      <w:pPr>
        <w:suppressAutoHyphens/>
        <w:autoSpaceDN w:val="0"/>
        <w:spacing w:after="57" w:line="312" w:lineRule="auto"/>
        <w:textAlignment w:val="baseline"/>
        <w:rPr>
          <w:ins w:id="18" w:author="serge adjognon" w:date="2018-10-19T08:57:00Z"/>
          <w:rFonts w:cs="Arial"/>
          <w:sz w:val="20"/>
          <w:szCs w:val="20"/>
          <w:lang w:val="fr-FR" w:eastAsia="en-US"/>
        </w:rPr>
      </w:pPr>
    </w:p>
    <w:p w14:paraId="32A224BE" w14:textId="079A4C04" w:rsidR="00137695" w:rsidRDefault="00137695" w:rsidP="000B78B3">
      <w:pPr>
        <w:suppressAutoHyphens/>
        <w:autoSpaceDN w:val="0"/>
        <w:spacing w:after="57" w:line="312" w:lineRule="auto"/>
        <w:textAlignment w:val="baseline"/>
        <w:rPr>
          <w:ins w:id="19" w:author="serge adjognon" w:date="2018-10-19T09:03:00Z"/>
          <w:rFonts w:cs="Arial"/>
          <w:sz w:val="20"/>
          <w:szCs w:val="20"/>
          <w:lang w:val="fr-FR" w:eastAsia="en-US"/>
        </w:rPr>
      </w:pPr>
      <w:ins w:id="20" w:author="serge adjognon" w:date="2018-10-19T08:57:00Z">
        <w:r>
          <w:rPr>
            <w:rFonts w:cs="Arial"/>
            <w:sz w:val="20"/>
            <w:szCs w:val="20"/>
            <w:lang w:val="fr-FR" w:eastAsia="en-US"/>
          </w:rPr>
          <w:t xml:space="preserve">Les </w:t>
        </w:r>
      </w:ins>
      <w:ins w:id="21" w:author="serge adjognon" w:date="2018-10-19T08:58:00Z">
        <w:r>
          <w:rPr>
            <w:rFonts w:cs="Arial"/>
            <w:sz w:val="20"/>
            <w:szCs w:val="20"/>
            <w:lang w:val="fr-FR" w:eastAsia="en-US"/>
          </w:rPr>
          <w:t>activités</w:t>
        </w:r>
      </w:ins>
      <w:ins w:id="22" w:author="serge adjognon" w:date="2018-10-19T08:57:00Z">
        <w:r>
          <w:rPr>
            <w:rFonts w:cs="Arial"/>
            <w:sz w:val="20"/>
            <w:szCs w:val="20"/>
            <w:lang w:val="fr-FR" w:eastAsia="en-US"/>
          </w:rPr>
          <w:t xml:space="preserve"> de reboisement se sont </w:t>
        </w:r>
      </w:ins>
      <w:ins w:id="23" w:author="serge adjognon" w:date="2018-10-19T08:58:00Z">
        <w:r>
          <w:rPr>
            <w:rFonts w:cs="Arial"/>
            <w:sz w:val="20"/>
            <w:szCs w:val="20"/>
            <w:lang w:val="fr-FR" w:eastAsia="en-US"/>
          </w:rPr>
          <w:t>déroulés</w:t>
        </w:r>
      </w:ins>
      <w:ins w:id="24" w:author="serge adjognon" w:date="2018-10-19T08:57:00Z">
        <w:r>
          <w:rPr>
            <w:rFonts w:cs="Arial"/>
            <w:sz w:val="20"/>
            <w:szCs w:val="20"/>
            <w:lang w:val="fr-FR" w:eastAsia="en-US"/>
          </w:rPr>
          <w:t xml:space="preserve"> </w:t>
        </w:r>
      </w:ins>
      <w:ins w:id="25" w:author="serge adjognon" w:date="2018-10-19T08:58:00Z">
        <w:r>
          <w:rPr>
            <w:rFonts w:cs="Arial"/>
            <w:sz w:val="20"/>
            <w:szCs w:val="20"/>
            <w:lang w:val="fr-FR" w:eastAsia="en-US"/>
          </w:rPr>
          <w:t>à</w:t>
        </w:r>
      </w:ins>
      <w:ins w:id="26" w:author="serge adjognon" w:date="2018-10-19T08:57:00Z">
        <w:r>
          <w:rPr>
            <w:rFonts w:cs="Arial"/>
            <w:sz w:val="20"/>
            <w:szCs w:val="20"/>
            <w:lang w:val="fr-FR" w:eastAsia="en-US"/>
          </w:rPr>
          <w:t xml:space="preserve"> travers 33 blocs de reforestation, repartis dans les 12 </w:t>
        </w:r>
      </w:ins>
      <w:ins w:id="27" w:author="serge adjognon" w:date="2018-10-19T08:58:00Z">
        <w:r>
          <w:rPr>
            <w:rFonts w:cs="Arial"/>
            <w:sz w:val="20"/>
            <w:szCs w:val="20"/>
            <w:lang w:val="fr-FR" w:eastAsia="en-US"/>
          </w:rPr>
          <w:t>forêts</w:t>
        </w:r>
      </w:ins>
      <w:ins w:id="28" w:author="serge adjognon" w:date="2018-10-19T08:57:00Z">
        <w:r>
          <w:rPr>
            <w:rFonts w:cs="Arial"/>
            <w:sz w:val="20"/>
            <w:szCs w:val="20"/>
            <w:lang w:val="fr-FR" w:eastAsia="en-US"/>
          </w:rPr>
          <w:t xml:space="preserve"> d</w:t>
        </w:r>
      </w:ins>
      <w:ins w:id="29" w:author="serge adjognon" w:date="2018-10-19T08:58:00Z">
        <w:r>
          <w:rPr>
            <w:rFonts w:cs="Arial"/>
            <w:sz w:val="20"/>
            <w:szCs w:val="20"/>
            <w:lang w:val="fr-FR" w:eastAsia="en-US"/>
          </w:rPr>
          <w:t xml:space="preserve">’intervention du PIF. Au niveau de chaque bloc, 3 parcelles de </w:t>
        </w:r>
      </w:ins>
      <w:ins w:id="30" w:author="serge adjognon" w:date="2018-10-19T08:59:00Z">
        <w:r>
          <w:rPr>
            <w:rFonts w:cs="Arial"/>
            <w:sz w:val="20"/>
            <w:szCs w:val="20"/>
            <w:lang w:val="fr-FR" w:eastAsia="en-US"/>
          </w:rPr>
          <w:t>reforestation</w:t>
        </w:r>
      </w:ins>
      <w:ins w:id="31" w:author="serge adjognon" w:date="2018-10-19T09:04:00Z">
        <w:r w:rsidR="00AD06BA">
          <w:rPr>
            <w:rStyle w:val="FootnoteReference"/>
            <w:rFonts w:cs="Arial"/>
            <w:sz w:val="20"/>
            <w:szCs w:val="20"/>
            <w:lang w:val="fr-FR" w:eastAsia="en-US"/>
          </w:rPr>
          <w:footnoteReference w:id="1"/>
        </w:r>
      </w:ins>
      <w:ins w:id="40" w:author="serge adjognon" w:date="2018-10-19T09:06:00Z">
        <w:r w:rsidR="00AD06BA">
          <w:rPr>
            <w:rFonts w:cs="Arial"/>
            <w:sz w:val="20"/>
            <w:szCs w:val="20"/>
            <w:lang w:val="fr-FR" w:eastAsia="en-US"/>
          </w:rPr>
          <w:t xml:space="preserve"> </w:t>
        </w:r>
      </w:ins>
      <w:ins w:id="41" w:author="serge adjognon" w:date="2018-10-19T08:58:00Z">
        <w:r>
          <w:rPr>
            <w:rFonts w:cs="Arial"/>
            <w:sz w:val="20"/>
            <w:szCs w:val="20"/>
            <w:lang w:val="fr-FR" w:eastAsia="en-US"/>
          </w:rPr>
          <w:t>on</w:t>
        </w:r>
      </w:ins>
      <w:ins w:id="42" w:author="serge adjognon" w:date="2018-10-19T08:59:00Z">
        <w:r>
          <w:rPr>
            <w:rFonts w:cs="Arial"/>
            <w:sz w:val="20"/>
            <w:szCs w:val="20"/>
            <w:lang w:val="fr-FR" w:eastAsia="en-US"/>
          </w:rPr>
          <w:t>t</w:t>
        </w:r>
      </w:ins>
      <w:ins w:id="43" w:author="serge adjognon" w:date="2018-10-19T08:58:00Z">
        <w:r>
          <w:rPr>
            <w:rFonts w:cs="Arial"/>
            <w:sz w:val="20"/>
            <w:szCs w:val="20"/>
            <w:lang w:val="fr-FR" w:eastAsia="en-US"/>
          </w:rPr>
          <w:t xml:space="preserve"> </w:t>
        </w:r>
      </w:ins>
      <w:ins w:id="44" w:author="serge adjognon" w:date="2018-10-19T08:59:00Z">
        <w:r>
          <w:rPr>
            <w:rFonts w:cs="Arial"/>
            <w:sz w:val="20"/>
            <w:szCs w:val="20"/>
            <w:lang w:val="fr-FR" w:eastAsia="en-US"/>
          </w:rPr>
          <w:t>été</w:t>
        </w:r>
      </w:ins>
      <w:ins w:id="45" w:author="serge adjognon" w:date="2018-10-19T08:58:00Z">
        <w:r>
          <w:rPr>
            <w:rFonts w:cs="Arial"/>
            <w:sz w:val="20"/>
            <w:szCs w:val="20"/>
            <w:lang w:val="fr-FR" w:eastAsia="en-US"/>
          </w:rPr>
          <w:t xml:space="preserve"> </w:t>
        </w:r>
      </w:ins>
      <w:ins w:id="46" w:author="serge adjognon" w:date="2018-10-19T08:59:00Z">
        <w:r>
          <w:rPr>
            <w:rFonts w:cs="Arial"/>
            <w:sz w:val="20"/>
            <w:szCs w:val="20"/>
            <w:lang w:val="fr-FR" w:eastAsia="en-US"/>
          </w:rPr>
          <w:t>définies</w:t>
        </w:r>
      </w:ins>
      <w:ins w:id="47" w:author="serge adjognon" w:date="2018-10-19T08:58:00Z">
        <w:r>
          <w:rPr>
            <w:rFonts w:cs="Arial"/>
            <w:sz w:val="20"/>
            <w:szCs w:val="20"/>
            <w:lang w:val="fr-FR" w:eastAsia="en-US"/>
          </w:rPr>
          <w:t>, d</w:t>
        </w:r>
      </w:ins>
      <w:ins w:id="48" w:author="serge adjognon" w:date="2018-10-19T08:59:00Z">
        <w:r>
          <w:rPr>
            <w:rFonts w:cs="Arial"/>
            <w:sz w:val="20"/>
            <w:szCs w:val="20"/>
            <w:lang w:val="fr-FR" w:eastAsia="en-US"/>
          </w:rPr>
          <w:t>’environ 5 ha chacune. Dans un premier temps, les membres de</w:t>
        </w:r>
      </w:ins>
      <w:ins w:id="49" w:author="serge adjognon" w:date="2018-10-19T09:00:00Z">
        <w:r>
          <w:rPr>
            <w:rFonts w:cs="Arial"/>
            <w:sz w:val="20"/>
            <w:szCs w:val="20"/>
            <w:lang w:val="fr-FR" w:eastAsia="en-US"/>
          </w:rPr>
          <w:t xml:space="preserve">s villages environnant sous la conduite des CGF et la supervision des équipes de terrain du PIF ont participé </w:t>
        </w:r>
      </w:ins>
      <w:ins w:id="50" w:author="serge adjognon" w:date="2018-10-19T09:01:00Z">
        <w:r>
          <w:rPr>
            <w:rFonts w:cs="Arial"/>
            <w:sz w:val="20"/>
            <w:szCs w:val="20"/>
            <w:lang w:val="fr-FR" w:eastAsia="en-US"/>
          </w:rPr>
          <w:t>à</w:t>
        </w:r>
      </w:ins>
      <w:ins w:id="51" w:author="serge adjognon" w:date="2018-10-19T09:00:00Z">
        <w:r>
          <w:rPr>
            <w:rFonts w:cs="Arial"/>
            <w:sz w:val="20"/>
            <w:szCs w:val="20"/>
            <w:lang w:val="fr-FR" w:eastAsia="en-US"/>
          </w:rPr>
          <w:t xml:space="preserve"> la mise en terres des plants </w:t>
        </w:r>
      </w:ins>
      <w:ins w:id="52" w:author="serge adjognon" w:date="2018-10-19T09:01:00Z">
        <w:r>
          <w:rPr>
            <w:rFonts w:cs="Arial"/>
            <w:sz w:val="20"/>
            <w:szCs w:val="20"/>
            <w:lang w:val="fr-FR" w:eastAsia="en-US"/>
          </w:rPr>
          <w:t>à</w:t>
        </w:r>
      </w:ins>
      <w:ins w:id="53" w:author="serge adjognon" w:date="2018-10-19T09:00:00Z">
        <w:r>
          <w:rPr>
            <w:rFonts w:cs="Arial"/>
            <w:sz w:val="20"/>
            <w:szCs w:val="20"/>
            <w:lang w:val="fr-FR" w:eastAsia="en-US"/>
          </w:rPr>
          <w:t xml:space="preserve"> travers ces parcelles de reforestation. </w:t>
        </w:r>
      </w:ins>
    </w:p>
    <w:p w14:paraId="07C65177" w14:textId="5E2FF2DB" w:rsidR="00AD06BA" w:rsidRDefault="00AD06BA" w:rsidP="000B78B3">
      <w:pPr>
        <w:suppressAutoHyphens/>
        <w:autoSpaceDN w:val="0"/>
        <w:spacing w:after="57" w:line="312" w:lineRule="auto"/>
        <w:textAlignment w:val="baseline"/>
        <w:rPr>
          <w:ins w:id="54" w:author="serge adjognon" w:date="2018-10-19T09:03:00Z"/>
          <w:rFonts w:cs="Arial"/>
          <w:sz w:val="20"/>
          <w:szCs w:val="20"/>
          <w:lang w:val="fr-FR" w:eastAsia="en-US"/>
        </w:rPr>
      </w:pPr>
    </w:p>
    <w:p w14:paraId="7084B756" w14:textId="5E9AA251" w:rsidR="00AD06BA" w:rsidRDefault="00AD06BA" w:rsidP="000B78B3">
      <w:pPr>
        <w:suppressAutoHyphens/>
        <w:autoSpaceDN w:val="0"/>
        <w:spacing w:after="57" w:line="312" w:lineRule="auto"/>
        <w:textAlignment w:val="baseline"/>
        <w:rPr>
          <w:ins w:id="55" w:author="serge adjognon" w:date="2018-10-19T09:02:00Z"/>
          <w:rFonts w:cs="Arial"/>
          <w:sz w:val="20"/>
          <w:szCs w:val="20"/>
          <w:lang w:val="fr-FR" w:eastAsia="en-US"/>
        </w:rPr>
      </w:pPr>
      <w:ins w:id="56" w:author="serge adjognon" w:date="2018-10-19T09:03:00Z">
        <w:r w:rsidRPr="000B78B3">
          <w:rPr>
            <w:rFonts w:cs="Arial"/>
            <w:sz w:val="20"/>
            <w:szCs w:val="20"/>
            <w:lang w:val="fr-FR" w:eastAsia="en-US"/>
          </w:rPr>
          <w:t xml:space="preserve">DIME à travers le cabinet d’études CEMES Afrique, a procédé à un suivi rigoureux des reboisements à travers l’enregistrement des coordonnées de tous les plants qui ont été mis en terre. Une enquête ménage a aussi été conduite avec les participants aux activités pour </w:t>
        </w:r>
        <w:r>
          <w:rPr>
            <w:rFonts w:cs="Arial"/>
            <w:sz w:val="20"/>
            <w:szCs w:val="20"/>
            <w:lang w:val="fr-FR" w:eastAsia="en-US"/>
          </w:rPr>
          <w:t xml:space="preserve">servir de ligne de base pour </w:t>
        </w:r>
        <w:r w:rsidRPr="000B78B3">
          <w:rPr>
            <w:rFonts w:cs="Arial"/>
            <w:sz w:val="20"/>
            <w:szCs w:val="20"/>
            <w:lang w:val="fr-FR" w:eastAsia="en-US"/>
          </w:rPr>
          <w:t>mesurer l’impac</w:t>
        </w:r>
        <w:r>
          <w:rPr>
            <w:rFonts w:cs="Arial"/>
            <w:sz w:val="20"/>
            <w:szCs w:val="20"/>
            <w:lang w:val="fr-FR" w:eastAsia="en-US"/>
          </w:rPr>
          <w:t xml:space="preserve">t économique éventuel des PSE. </w:t>
        </w:r>
      </w:ins>
    </w:p>
    <w:p w14:paraId="4C5263C9" w14:textId="0FCB01FF" w:rsidR="00137695" w:rsidRDefault="00137695" w:rsidP="000B78B3">
      <w:pPr>
        <w:suppressAutoHyphens/>
        <w:autoSpaceDN w:val="0"/>
        <w:spacing w:after="57" w:line="312" w:lineRule="auto"/>
        <w:textAlignment w:val="baseline"/>
        <w:rPr>
          <w:ins w:id="57" w:author="serge adjognon" w:date="2018-10-19T09:02:00Z"/>
          <w:rFonts w:cs="Arial"/>
          <w:sz w:val="20"/>
          <w:szCs w:val="20"/>
          <w:lang w:val="fr-FR" w:eastAsia="en-US"/>
        </w:rPr>
      </w:pPr>
    </w:p>
    <w:p w14:paraId="7DDB9061" w14:textId="190A9C69" w:rsidR="00062C12" w:rsidRDefault="00137695" w:rsidP="000B78B3">
      <w:pPr>
        <w:suppressAutoHyphens/>
        <w:autoSpaceDN w:val="0"/>
        <w:spacing w:after="57" w:line="312" w:lineRule="auto"/>
        <w:textAlignment w:val="baseline"/>
        <w:rPr>
          <w:ins w:id="58" w:author="serge adjognon" w:date="2018-10-19T08:52:00Z"/>
          <w:rFonts w:cs="Arial"/>
          <w:sz w:val="20"/>
          <w:szCs w:val="20"/>
          <w:lang w:val="fr-FR" w:eastAsia="en-US"/>
        </w:rPr>
      </w:pPr>
      <w:ins w:id="59" w:author="serge adjognon" w:date="2018-10-19T09:02:00Z">
        <w:r w:rsidRPr="00137695">
          <w:rPr>
            <w:rFonts w:cs="Arial"/>
            <w:sz w:val="20"/>
            <w:szCs w:val="20"/>
            <w:lang w:val="fr-FR" w:eastAsia="en-US"/>
          </w:rPr>
          <w:drawing>
            <wp:inline distT="0" distB="0" distL="0" distR="0" wp14:anchorId="076B07B9" wp14:editId="4900EA76">
              <wp:extent cx="5760085" cy="335851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358515"/>
                      </a:xfrm>
                      <a:prstGeom prst="rect">
                        <a:avLst/>
                      </a:prstGeom>
                    </pic:spPr>
                  </pic:pic>
                </a:graphicData>
              </a:graphic>
            </wp:inline>
          </w:drawing>
        </w:r>
      </w:ins>
    </w:p>
    <w:p w14:paraId="135047F3" w14:textId="77777777" w:rsidR="00137695" w:rsidRDefault="00137695" w:rsidP="000B78B3">
      <w:pPr>
        <w:suppressAutoHyphens/>
        <w:autoSpaceDN w:val="0"/>
        <w:spacing w:after="57" w:line="312" w:lineRule="auto"/>
        <w:textAlignment w:val="baseline"/>
        <w:rPr>
          <w:ins w:id="60" w:author="serge adjognon" w:date="2018-10-19T09:02:00Z"/>
          <w:rFonts w:cs="Arial"/>
          <w:sz w:val="20"/>
          <w:szCs w:val="20"/>
          <w:lang w:val="fr-FR" w:eastAsia="en-US"/>
        </w:rPr>
      </w:pPr>
    </w:p>
    <w:p w14:paraId="482BE425" w14:textId="1AD84C7A" w:rsidR="000B78B3" w:rsidRPr="000B78B3" w:rsidDel="00AD06BA" w:rsidRDefault="000B78B3" w:rsidP="000B78B3">
      <w:pPr>
        <w:suppressAutoHyphens/>
        <w:autoSpaceDN w:val="0"/>
        <w:spacing w:after="57" w:line="312" w:lineRule="auto"/>
        <w:textAlignment w:val="baseline"/>
        <w:rPr>
          <w:del w:id="61" w:author="serge adjognon" w:date="2018-10-19T09:03:00Z"/>
          <w:rFonts w:cs="Arial"/>
          <w:sz w:val="20"/>
          <w:szCs w:val="20"/>
          <w:lang w:val="fr-FR" w:eastAsia="en-US"/>
        </w:rPr>
      </w:pPr>
      <w:del w:id="62" w:author="serge adjognon" w:date="2018-10-19T09:03:00Z">
        <w:r w:rsidRPr="000B78B3" w:rsidDel="00AD06BA">
          <w:rPr>
            <w:rFonts w:cs="Arial"/>
            <w:sz w:val="20"/>
            <w:szCs w:val="20"/>
            <w:lang w:val="fr-FR" w:eastAsia="en-US"/>
          </w:rPr>
          <w:lastRenderedPageBreak/>
          <w:delText xml:space="preserve">DIME à travers le cabinet d’études CEMES Afrique, a procédé à un suivi rigoureux des reboisements à travers l’enregistrement des coordonnées de tous les plants qui ont été mis en terre. Une enquête ménage a aussi été conduite avec les participants aux activités pour mesurer l’impact économique éventuel des PSE. </w:delText>
        </w:r>
      </w:del>
    </w:p>
    <w:p w14:paraId="5E952938" w14:textId="35FDA316" w:rsidR="00AD06BA" w:rsidRDefault="000B78B3" w:rsidP="000B78B3">
      <w:pPr>
        <w:suppressAutoHyphens/>
        <w:autoSpaceDN w:val="0"/>
        <w:spacing w:after="57" w:line="312" w:lineRule="auto"/>
        <w:textAlignment w:val="baseline"/>
        <w:rPr>
          <w:ins w:id="63" w:author="serge adjognon" w:date="2018-10-19T09:11:00Z"/>
          <w:rFonts w:cs="Arial"/>
          <w:sz w:val="20"/>
          <w:szCs w:val="20"/>
          <w:lang w:val="fr-FR" w:eastAsia="en-US"/>
        </w:rPr>
      </w:pPr>
      <w:r w:rsidRPr="000B78B3">
        <w:rPr>
          <w:rFonts w:cs="Arial"/>
          <w:sz w:val="20"/>
          <w:szCs w:val="20"/>
          <w:lang w:val="fr-FR" w:eastAsia="en-US"/>
        </w:rPr>
        <w:t xml:space="preserve">Afin d’assurer un meilleur taux de survie des plants, des groupes </w:t>
      </w:r>
      <w:ins w:id="64" w:author="serge adjognon" w:date="2018-10-19T09:07:00Z">
        <w:r w:rsidR="00AD06BA">
          <w:rPr>
            <w:rFonts w:cs="Arial"/>
            <w:sz w:val="20"/>
            <w:szCs w:val="20"/>
            <w:lang w:val="fr-FR" w:eastAsia="en-US"/>
          </w:rPr>
          <w:t>de 5 participants</w:t>
        </w:r>
      </w:ins>
      <w:ins w:id="65" w:author="serge adjognon" w:date="2018-10-19T09:11:00Z">
        <w:r w:rsidR="00AD06BA">
          <w:rPr>
            <w:rFonts w:cs="Arial"/>
            <w:sz w:val="20"/>
            <w:szCs w:val="20"/>
            <w:lang w:val="fr-FR" w:eastAsia="en-US"/>
          </w:rPr>
          <w:t xml:space="preserve"> </w:t>
        </w:r>
      </w:ins>
      <w:r w:rsidRPr="000B78B3">
        <w:rPr>
          <w:rFonts w:cs="Arial"/>
          <w:sz w:val="20"/>
          <w:szCs w:val="20"/>
          <w:lang w:val="fr-FR" w:eastAsia="en-US"/>
        </w:rPr>
        <w:t>ont été constitués pour l’entretien des parcelles de reboisement</w:t>
      </w:r>
      <w:ins w:id="66" w:author="serge adjognon" w:date="2018-10-19T09:07:00Z">
        <w:r w:rsidR="00AD06BA">
          <w:rPr>
            <w:rFonts w:cs="Arial"/>
            <w:sz w:val="20"/>
            <w:szCs w:val="20"/>
            <w:lang w:val="fr-FR" w:eastAsia="en-US"/>
          </w:rPr>
          <w:t xml:space="preserve"> sous le contrôle de DIME,</w:t>
        </w:r>
      </w:ins>
      <w:r w:rsidRPr="000B78B3">
        <w:rPr>
          <w:rFonts w:cs="Arial"/>
          <w:sz w:val="20"/>
          <w:szCs w:val="20"/>
          <w:lang w:val="fr-FR" w:eastAsia="en-US"/>
        </w:rPr>
        <w:t xml:space="preserve"> et des contrats ont été signés avec les membres des groupes d’entretien.</w:t>
      </w:r>
      <w:ins w:id="67" w:author="serge adjognon" w:date="2018-10-19T09:07:00Z">
        <w:r w:rsidR="00AD06BA">
          <w:rPr>
            <w:rFonts w:cs="Arial"/>
            <w:sz w:val="20"/>
            <w:szCs w:val="20"/>
            <w:lang w:val="fr-FR" w:eastAsia="en-US"/>
          </w:rPr>
          <w:t xml:space="preserve"> Pour les parcelles (Verte) qui ne font pas partie de l</w:t>
        </w:r>
      </w:ins>
      <w:ins w:id="68" w:author="serge adjognon" w:date="2018-10-19T09:08:00Z">
        <w:r w:rsidR="00AD06BA">
          <w:rPr>
            <w:rFonts w:cs="Arial"/>
            <w:sz w:val="20"/>
            <w:szCs w:val="20"/>
            <w:lang w:val="fr-FR" w:eastAsia="en-US"/>
          </w:rPr>
          <w:t>’évaluation de DIME, les CGF ont assure l’entretien et le contrat était signe avec les responsable du CGF.</w:t>
        </w:r>
      </w:ins>
      <w:ins w:id="69" w:author="serge adjognon" w:date="2018-10-19T09:07:00Z">
        <w:r w:rsidR="00AD06BA">
          <w:rPr>
            <w:rFonts w:cs="Arial"/>
            <w:sz w:val="20"/>
            <w:szCs w:val="20"/>
            <w:lang w:val="fr-FR" w:eastAsia="en-US"/>
          </w:rPr>
          <w:t xml:space="preserve"> </w:t>
        </w:r>
      </w:ins>
      <w:r w:rsidRPr="000B78B3">
        <w:rPr>
          <w:rFonts w:cs="Arial"/>
          <w:sz w:val="20"/>
          <w:szCs w:val="20"/>
          <w:lang w:val="fr-FR" w:eastAsia="en-US"/>
        </w:rPr>
        <w:t xml:space="preserve"> </w:t>
      </w:r>
      <w:ins w:id="70" w:author="serge adjognon" w:date="2018-10-19T09:11:00Z">
        <w:r w:rsidR="00AD06BA" w:rsidRPr="00AD06BA">
          <w:rPr>
            <w:rFonts w:cs="Arial"/>
            <w:sz w:val="20"/>
            <w:szCs w:val="20"/>
            <w:lang w:val="fr-FR" w:eastAsia="en-US"/>
          </w:rPr>
          <w:t xml:space="preserve">Pour chacune des parcelle rouge et bleue, la </w:t>
        </w:r>
        <w:r w:rsidR="00AD06BA" w:rsidRPr="00AD06BA">
          <w:rPr>
            <w:rFonts w:cs="Arial"/>
            <w:sz w:val="20"/>
            <w:szCs w:val="20"/>
            <w:lang w:val="fr-FR" w:eastAsia="en-US"/>
          </w:rPr>
          <w:t>sélection</w:t>
        </w:r>
        <w:r w:rsidR="00AD06BA" w:rsidRPr="00AD06BA">
          <w:rPr>
            <w:rFonts w:cs="Arial"/>
            <w:sz w:val="20"/>
            <w:szCs w:val="20"/>
            <w:lang w:val="fr-FR" w:eastAsia="en-US"/>
          </w:rPr>
          <w:t xml:space="preserve"> des 5 personnes s’est faite par </w:t>
        </w:r>
        <w:r w:rsidR="00AD06BA" w:rsidRPr="00AD06BA">
          <w:rPr>
            <w:rFonts w:cs="Arial"/>
            <w:sz w:val="20"/>
            <w:szCs w:val="20"/>
            <w:lang w:val="fr-FR" w:eastAsia="en-US"/>
          </w:rPr>
          <w:t>randomisation</w:t>
        </w:r>
        <w:r w:rsidR="00AD06BA" w:rsidRPr="00AD06BA">
          <w:rPr>
            <w:rFonts w:cs="Arial"/>
            <w:sz w:val="20"/>
            <w:szCs w:val="20"/>
            <w:lang w:val="fr-FR" w:eastAsia="en-US"/>
          </w:rPr>
          <w:t xml:space="preserve"> </w:t>
        </w:r>
        <w:proofErr w:type="spellStart"/>
        <w:r w:rsidR="00AD06BA" w:rsidRPr="00AD06BA">
          <w:rPr>
            <w:rFonts w:cs="Arial"/>
            <w:sz w:val="20"/>
            <w:szCs w:val="20"/>
            <w:lang w:val="fr-FR" w:eastAsia="en-US"/>
          </w:rPr>
          <w:t>parmis</w:t>
        </w:r>
        <w:proofErr w:type="spellEnd"/>
        <w:r w:rsidR="00AD06BA" w:rsidRPr="00AD06BA">
          <w:rPr>
            <w:rFonts w:cs="Arial"/>
            <w:sz w:val="20"/>
            <w:szCs w:val="20"/>
            <w:lang w:val="fr-FR" w:eastAsia="en-US"/>
          </w:rPr>
          <w:t xml:space="preserve"> 10 personnes ayant </w:t>
        </w:r>
      </w:ins>
      <w:ins w:id="71" w:author="serge adjognon" w:date="2018-10-19T09:13:00Z">
        <w:r w:rsidR="00AD06BA" w:rsidRPr="00AD06BA">
          <w:rPr>
            <w:rFonts w:cs="Arial"/>
            <w:sz w:val="20"/>
            <w:szCs w:val="20"/>
            <w:lang w:val="fr-FR" w:eastAsia="en-US"/>
          </w:rPr>
          <w:t>exprimé</w:t>
        </w:r>
      </w:ins>
      <w:ins w:id="72" w:author="serge adjognon" w:date="2018-10-19T09:11:00Z">
        <w:r w:rsidR="00AD06BA" w:rsidRPr="00AD06BA">
          <w:rPr>
            <w:rFonts w:cs="Arial"/>
            <w:sz w:val="20"/>
            <w:szCs w:val="20"/>
            <w:lang w:val="fr-FR" w:eastAsia="en-US"/>
          </w:rPr>
          <w:t xml:space="preserve"> leur </w:t>
        </w:r>
        <w:proofErr w:type="spellStart"/>
        <w:r w:rsidR="00AD06BA" w:rsidRPr="00AD06BA">
          <w:rPr>
            <w:rFonts w:cs="Arial"/>
            <w:sz w:val="20"/>
            <w:szCs w:val="20"/>
            <w:lang w:val="fr-FR" w:eastAsia="en-US"/>
          </w:rPr>
          <w:t>interet</w:t>
        </w:r>
        <w:proofErr w:type="spellEnd"/>
        <w:r w:rsidR="00AD06BA" w:rsidRPr="00AD06BA">
          <w:rPr>
            <w:rFonts w:cs="Arial"/>
            <w:sz w:val="20"/>
            <w:szCs w:val="20"/>
            <w:lang w:val="fr-FR" w:eastAsia="en-US"/>
          </w:rPr>
          <w:t xml:space="preserve"> a participer </w:t>
        </w:r>
        <w:proofErr w:type="spellStart"/>
        <w:r w:rsidR="00AD06BA" w:rsidRPr="00AD06BA">
          <w:rPr>
            <w:rFonts w:cs="Arial"/>
            <w:sz w:val="20"/>
            <w:szCs w:val="20"/>
            <w:lang w:val="fr-FR" w:eastAsia="en-US"/>
          </w:rPr>
          <w:t>a</w:t>
        </w:r>
        <w:proofErr w:type="spellEnd"/>
        <w:r w:rsidR="00AD06BA" w:rsidRPr="00AD06BA">
          <w:rPr>
            <w:rFonts w:cs="Arial"/>
            <w:sz w:val="20"/>
            <w:szCs w:val="20"/>
            <w:lang w:val="fr-FR" w:eastAsia="en-US"/>
          </w:rPr>
          <w:t xml:space="preserve"> cette </w:t>
        </w:r>
        <w:proofErr w:type="spellStart"/>
        <w:r w:rsidR="00AD06BA" w:rsidRPr="00AD06BA">
          <w:rPr>
            <w:rFonts w:cs="Arial"/>
            <w:sz w:val="20"/>
            <w:szCs w:val="20"/>
            <w:lang w:val="fr-FR" w:eastAsia="en-US"/>
          </w:rPr>
          <w:t>activite</w:t>
        </w:r>
        <w:proofErr w:type="spellEnd"/>
        <w:r w:rsidR="00AD06BA" w:rsidRPr="00AD06BA">
          <w:rPr>
            <w:rFonts w:cs="Arial"/>
            <w:sz w:val="20"/>
            <w:szCs w:val="20"/>
            <w:lang w:val="fr-FR" w:eastAsia="en-US"/>
          </w:rPr>
          <w:t xml:space="preserve">. Ceci a </w:t>
        </w:r>
        <w:proofErr w:type="spellStart"/>
        <w:r w:rsidR="00AD06BA" w:rsidRPr="00AD06BA">
          <w:rPr>
            <w:rFonts w:cs="Arial"/>
            <w:sz w:val="20"/>
            <w:szCs w:val="20"/>
            <w:lang w:val="fr-FR" w:eastAsia="en-US"/>
          </w:rPr>
          <w:t>donne</w:t>
        </w:r>
        <w:proofErr w:type="spellEnd"/>
        <w:r w:rsidR="00AD06BA" w:rsidRPr="00AD06BA">
          <w:rPr>
            <w:rFonts w:cs="Arial"/>
            <w:sz w:val="20"/>
            <w:szCs w:val="20"/>
            <w:lang w:val="fr-FR" w:eastAsia="en-US"/>
          </w:rPr>
          <w:t xml:space="preserve"> lieu </w:t>
        </w:r>
        <w:proofErr w:type="spellStart"/>
        <w:r w:rsidR="00AD06BA" w:rsidRPr="00AD06BA">
          <w:rPr>
            <w:rFonts w:cs="Arial"/>
            <w:sz w:val="20"/>
            <w:szCs w:val="20"/>
            <w:lang w:val="fr-FR" w:eastAsia="en-US"/>
          </w:rPr>
          <w:t>a</w:t>
        </w:r>
        <w:proofErr w:type="spellEnd"/>
        <w:r w:rsidR="00AD06BA" w:rsidRPr="00AD06BA">
          <w:rPr>
            <w:rFonts w:cs="Arial"/>
            <w:sz w:val="20"/>
            <w:szCs w:val="20"/>
            <w:lang w:val="fr-FR" w:eastAsia="en-US"/>
          </w:rPr>
          <w:t xml:space="preserve"> un groupe de traitement et un groupe de </w:t>
        </w:r>
      </w:ins>
      <w:ins w:id="73" w:author="serge adjognon" w:date="2018-10-19T09:12:00Z">
        <w:r w:rsidR="00AD06BA" w:rsidRPr="00AD06BA">
          <w:rPr>
            <w:rFonts w:cs="Arial"/>
            <w:sz w:val="20"/>
            <w:szCs w:val="20"/>
            <w:lang w:val="fr-FR" w:eastAsia="en-US"/>
          </w:rPr>
          <w:t>contrôle</w:t>
        </w:r>
      </w:ins>
      <w:ins w:id="74" w:author="serge adjognon" w:date="2018-10-19T09:11:00Z">
        <w:r w:rsidR="00AD06BA" w:rsidRPr="00AD06BA">
          <w:rPr>
            <w:rFonts w:cs="Arial"/>
            <w:sz w:val="20"/>
            <w:szCs w:val="20"/>
            <w:lang w:val="fr-FR" w:eastAsia="en-US"/>
          </w:rPr>
          <w:t xml:space="preserve"> pour chacune des parcelles rouges et bleue.</w:t>
        </w:r>
      </w:ins>
      <w:ins w:id="75" w:author="serge adjognon" w:date="2018-10-19T09:12:00Z">
        <w:r w:rsidR="00AD06BA">
          <w:rPr>
            <w:rFonts w:cs="Arial"/>
            <w:sz w:val="20"/>
            <w:szCs w:val="20"/>
            <w:lang w:val="fr-FR" w:eastAsia="en-US"/>
          </w:rPr>
          <w:t xml:space="preserve"> Les membres du groupe de traitement ont donc reçu des contrats pour prendre soin des parcelles </w:t>
        </w:r>
      </w:ins>
      <w:ins w:id="76" w:author="serge adjognon" w:date="2018-10-19T09:13:00Z">
        <w:r w:rsidR="00AD06BA">
          <w:rPr>
            <w:rFonts w:cs="Arial"/>
            <w:sz w:val="20"/>
            <w:szCs w:val="20"/>
            <w:lang w:val="fr-FR" w:eastAsia="en-US"/>
          </w:rPr>
          <w:t>de reforestation.</w:t>
        </w:r>
      </w:ins>
    </w:p>
    <w:p w14:paraId="261D7FFB" w14:textId="65A8097B" w:rsidR="00AD06BA" w:rsidRDefault="00AD06BA" w:rsidP="000B78B3">
      <w:pPr>
        <w:suppressAutoHyphens/>
        <w:autoSpaceDN w:val="0"/>
        <w:spacing w:after="57" w:line="312" w:lineRule="auto"/>
        <w:textAlignment w:val="baseline"/>
        <w:rPr>
          <w:ins w:id="77" w:author="serge adjognon" w:date="2018-10-19T09:11:00Z"/>
          <w:rFonts w:cs="Arial"/>
          <w:sz w:val="20"/>
          <w:szCs w:val="20"/>
          <w:lang w:val="fr-FR" w:eastAsia="en-US"/>
        </w:rPr>
      </w:pPr>
    </w:p>
    <w:p w14:paraId="389B34EA" w14:textId="1225FF00" w:rsidR="000B78B3" w:rsidRDefault="00AD06BA" w:rsidP="000B78B3">
      <w:pPr>
        <w:suppressAutoHyphens/>
        <w:autoSpaceDN w:val="0"/>
        <w:spacing w:after="57" w:line="312" w:lineRule="auto"/>
        <w:textAlignment w:val="baseline"/>
        <w:rPr>
          <w:rFonts w:cs="Arial"/>
          <w:sz w:val="20"/>
          <w:szCs w:val="20"/>
          <w:lang w:val="fr-FR" w:eastAsia="en-US"/>
        </w:rPr>
      </w:pPr>
      <w:hyperlink r:id="rId17" w:history="1">
        <w:r w:rsidR="000B78B3" w:rsidRPr="00AD06BA">
          <w:rPr>
            <w:rStyle w:val="Hyperlink"/>
            <w:rFonts w:cs="Arial"/>
            <w:sz w:val="20"/>
            <w:szCs w:val="20"/>
            <w:lang w:val="fr-FR" w:eastAsia="en-US"/>
          </w:rPr>
          <w:t>Ces contrats</w:t>
        </w:r>
      </w:hyperlink>
      <w:r w:rsidR="000B78B3" w:rsidRPr="000B78B3">
        <w:rPr>
          <w:rFonts w:cs="Arial"/>
          <w:sz w:val="20"/>
          <w:szCs w:val="20"/>
          <w:lang w:val="fr-FR" w:eastAsia="en-US"/>
        </w:rPr>
        <w:t xml:space="preserve"> spécifient </w:t>
      </w:r>
      <w:r w:rsidR="000B78B3">
        <w:rPr>
          <w:rFonts w:cs="Arial"/>
          <w:sz w:val="20"/>
          <w:szCs w:val="20"/>
          <w:lang w:val="fr-FR" w:eastAsia="en-US"/>
        </w:rPr>
        <w:t xml:space="preserve">comme suit, </w:t>
      </w:r>
      <w:r w:rsidR="000B78B3" w:rsidRPr="000B78B3">
        <w:rPr>
          <w:rFonts w:cs="Arial"/>
          <w:sz w:val="20"/>
          <w:szCs w:val="20"/>
          <w:lang w:val="fr-FR" w:eastAsia="en-US"/>
        </w:rPr>
        <w:t>les modalités et les conditions de récompense pour chaque groupe d’entretien après la vérification du taux de survie des plants mis en terre</w:t>
      </w:r>
      <w:r w:rsidR="000B78B3">
        <w:rPr>
          <w:rFonts w:cs="Arial"/>
          <w:sz w:val="20"/>
          <w:szCs w:val="20"/>
          <w:lang w:val="fr-FR" w:eastAsia="en-US"/>
        </w:rPr>
        <w:t> :</w:t>
      </w:r>
    </w:p>
    <w:p w14:paraId="213E97DD" w14:textId="77777777" w:rsidR="000B78B3" w:rsidRPr="000B78B3" w:rsidRDefault="000B78B3" w:rsidP="000B78B3">
      <w:pPr>
        <w:pStyle w:val="ListParagraph"/>
        <w:numPr>
          <w:ilvl w:val="1"/>
          <w:numId w:val="99"/>
        </w:numPr>
        <w:spacing w:after="160" w:line="259" w:lineRule="auto"/>
        <w:contextualSpacing/>
        <w:rPr>
          <w:sz w:val="20"/>
          <w:szCs w:val="20"/>
          <w:lang w:val="fr-FR"/>
        </w:rPr>
      </w:pPr>
      <w:r w:rsidRPr="000B78B3">
        <w:rPr>
          <w:sz w:val="20"/>
          <w:szCs w:val="20"/>
          <w:u w:val="single"/>
          <w:lang w:val="fr-FR"/>
        </w:rPr>
        <w:t>Parcelle verte (parcelle clôturée gérée par le CGF)</w:t>
      </w:r>
      <w:r w:rsidRPr="000B78B3">
        <w:rPr>
          <w:sz w:val="20"/>
          <w:szCs w:val="20"/>
          <w:lang w:val="fr-FR"/>
        </w:rPr>
        <w:t> : pour chaque plant en v</w:t>
      </w:r>
      <w:bookmarkStart w:id="78" w:name="_GoBack"/>
      <w:bookmarkEnd w:id="78"/>
      <w:r w:rsidRPr="000B78B3">
        <w:rPr>
          <w:sz w:val="20"/>
          <w:szCs w:val="20"/>
          <w:lang w:val="fr-FR"/>
        </w:rPr>
        <w:t>ie après la vérification, le groupe recevra le montant de 300 FCFA de la part de DIME et 50 FCFA de la part du PIF. Le paiement sera fait au président du Comité de Gestion de la Forêt (CGF) qui se chargera par la suite de repartir l’argent aux personnes qui y ont droit.</w:t>
      </w:r>
    </w:p>
    <w:p w14:paraId="7954AF9B" w14:textId="77777777" w:rsidR="000B78B3" w:rsidRPr="000B78B3" w:rsidRDefault="000B78B3" w:rsidP="000B78B3">
      <w:pPr>
        <w:pStyle w:val="ListParagraph"/>
        <w:numPr>
          <w:ilvl w:val="1"/>
          <w:numId w:val="99"/>
        </w:numPr>
        <w:spacing w:after="160" w:line="259" w:lineRule="auto"/>
        <w:contextualSpacing/>
        <w:rPr>
          <w:sz w:val="20"/>
          <w:szCs w:val="20"/>
          <w:lang w:val="fr-FR"/>
        </w:rPr>
      </w:pPr>
      <w:r w:rsidRPr="000B78B3">
        <w:rPr>
          <w:sz w:val="20"/>
          <w:szCs w:val="20"/>
          <w:u w:val="single"/>
          <w:lang w:val="fr-FR"/>
        </w:rPr>
        <w:t>Parcelle Bleue (parcelle à paiement proportionnel)</w:t>
      </w:r>
      <w:r w:rsidRPr="000B78B3">
        <w:rPr>
          <w:sz w:val="20"/>
          <w:szCs w:val="20"/>
          <w:lang w:val="fr-FR"/>
        </w:rPr>
        <w:t xml:space="preserve"> : pour chaque plant en vie après la vérification, le groupe recevra le montant de 300 FCFA de la part de DIME et 50 FCFA de la part du PIF. </w:t>
      </w:r>
    </w:p>
    <w:p w14:paraId="40E1C199" w14:textId="77777777" w:rsidR="000B78B3" w:rsidRPr="000B78B3" w:rsidRDefault="000B78B3" w:rsidP="000B78B3">
      <w:pPr>
        <w:pStyle w:val="ListParagraph"/>
        <w:numPr>
          <w:ilvl w:val="2"/>
          <w:numId w:val="99"/>
        </w:numPr>
        <w:spacing w:after="0"/>
        <w:contextualSpacing/>
        <w:rPr>
          <w:rFonts w:cs="Apple Chancery"/>
          <w:sz w:val="20"/>
          <w:szCs w:val="20"/>
          <w:lang w:val="fr-FR"/>
        </w:rPr>
      </w:pPr>
      <w:r w:rsidRPr="000B78B3">
        <w:rPr>
          <w:sz w:val="20"/>
          <w:szCs w:val="20"/>
          <w:u w:val="single"/>
          <w:lang w:val="fr-FR"/>
        </w:rPr>
        <w:t xml:space="preserve">Par exemple, DIME paiera : </w:t>
      </w:r>
    </w:p>
    <w:p w14:paraId="2FCCE0D3" w14:textId="77777777" w:rsidR="000B78B3" w:rsidRPr="000B78B3" w:rsidRDefault="000B78B3" w:rsidP="000B78B3">
      <w:pPr>
        <w:pStyle w:val="ListParagraph"/>
        <w:numPr>
          <w:ilvl w:val="3"/>
          <w:numId w:val="99"/>
        </w:numPr>
        <w:spacing w:after="0"/>
        <w:contextualSpacing/>
        <w:rPr>
          <w:rFonts w:cs="Apple Chancery"/>
          <w:sz w:val="20"/>
          <w:szCs w:val="20"/>
          <w:lang w:val="fr-FR"/>
        </w:rPr>
      </w:pPr>
      <w:r w:rsidRPr="000B78B3">
        <w:rPr>
          <w:rFonts w:cs="Apple Chancery"/>
          <w:sz w:val="20"/>
          <w:szCs w:val="20"/>
          <w:lang w:val="fr-FR"/>
        </w:rPr>
        <w:t>45,000 FCFA si le nombre des plants encore en vie à la date de vérification est 150;</w:t>
      </w:r>
    </w:p>
    <w:p w14:paraId="61D9DB1D" w14:textId="77777777" w:rsidR="000B78B3" w:rsidRPr="000B78B3" w:rsidRDefault="000B78B3" w:rsidP="000B78B3">
      <w:pPr>
        <w:pStyle w:val="ListParagraph"/>
        <w:numPr>
          <w:ilvl w:val="3"/>
          <w:numId w:val="99"/>
        </w:numPr>
        <w:spacing w:after="0"/>
        <w:contextualSpacing/>
        <w:rPr>
          <w:rFonts w:cs="Apple Chancery"/>
          <w:sz w:val="20"/>
          <w:szCs w:val="20"/>
          <w:lang w:val="fr-FR"/>
        </w:rPr>
      </w:pPr>
      <w:r w:rsidRPr="000B78B3">
        <w:rPr>
          <w:rFonts w:cs="Apple Chancery"/>
          <w:sz w:val="20"/>
          <w:szCs w:val="20"/>
          <w:lang w:val="fr-FR"/>
        </w:rPr>
        <w:t>60,000 FCFA si le nombre des plants encore en vie est 200, et 75,000 si ce nombre est 250 ;</w:t>
      </w:r>
    </w:p>
    <w:p w14:paraId="7DB7C6EA" w14:textId="77777777" w:rsidR="000B78B3" w:rsidRPr="000B78B3" w:rsidRDefault="000B78B3" w:rsidP="000B78B3">
      <w:pPr>
        <w:pStyle w:val="ListParagraph"/>
        <w:numPr>
          <w:ilvl w:val="3"/>
          <w:numId w:val="99"/>
        </w:numPr>
        <w:spacing w:after="0"/>
        <w:contextualSpacing/>
        <w:rPr>
          <w:rFonts w:cs="Apple Chancery"/>
          <w:sz w:val="20"/>
          <w:szCs w:val="20"/>
          <w:lang w:val="fr-FR"/>
        </w:rPr>
      </w:pPr>
      <w:r w:rsidRPr="000B78B3">
        <w:rPr>
          <w:rFonts w:cs="Apple Chancery"/>
          <w:sz w:val="20"/>
          <w:szCs w:val="20"/>
          <w:lang w:val="fr-FR"/>
        </w:rPr>
        <w:t>90,000 FCFA si le nombre des plants encore en vie est 300, et 105,000 si ce nombre est 350 ;</w:t>
      </w:r>
    </w:p>
    <w:p w14:paraId="0E5707FB" w14:textId="77777777" w:rsidR="000B78B3" w:rsidRPr="000B78B3" w:rsidRDefault="000B78B3" w:rsidP="000B78B3">
      <w:pPr>
        <w:pStyle w:val="ListParagraph"/>
        <w:numPr>
          <w:ilvl w:val="3"/>
          <w:numId w:val="99"/>
        </w:numPr>
        <w:spacing w:after="0"/>
        <w:contextualSpacing/>
        <w:rPr>
          <w:rFonts w:cs="Apple Chancery"/>
          <w:sz w:val="20"/>
          <w:szCs w:val="20"/>
          <w:lang w:val="fr-FR"/>
        </w:rPr>
      </w:pPr>
      <w:r w:rsidRPr="000B78B3">
        <w:rPr>
          <w:rFonts w:cs="Apple Chancery"/>
          <w:sz w:val="20"/>
          <w:szCs w:val="20"/>
          <w:lang w:val="fr-FR"/>
        </w:rPr>
        <w:t>120,000 FCFA si le nombre des plants encore en vie est 400, et 135,000 si ce nombre est 450, etc.)</w:t>
      </w:r>
    </w:p>
    <w:p w14:paraId="348796BE" w14:textId="77777777" w:rsidR="000B78B3" w:rsidRPr="000B78B3" w:rsidRDefault="000B78B3" w:rsidP="000B78B3">
      <w:pPr>
        <w:pStyle w:val="ListParagraph"/>
        <w:numPr>
          <w:ilvl w:val="1"/>
          <w:numId w:val="99"/>
        </w:numPr>
        <w:spacing w:after="160" w:line="259" w:lineRule="auto"/>
        <w:contextualSpacing/>
        <w:rPr>
          <w:sz w:val="20"/>
          <w:szCs w:val="20"/>
          <w:lang w:val="fr-FR"/>
        </w:rPr>
      </w:pPr>
      <w:r w:rsidRPr="000B78B3">
        <w:rPr>
          <w:sz w:val="20"/>
          <w:szCs w:val="20"/>
          <w:u w:val="single"/>
          <w:lang w:val="fr-FR"/>
        </w:rPr>
        <w:t>Parcelle Rouge (parcelle a paiement par seuil)</w:t>
      </w:r>
      <w:r w:rsidRPr="000B78B3">
        <w:rPr>
          <w:sz w:val="20"/>
          <w:szCs w:val="20"/>
          <w:lang w:val="fr-FR"/>
        </w:rPr>
        <w:t>: pour ce groupe, le paiement de DIME est lié à l’atteinte ou non de seuils préalablement définis. En effet, en plus du paiement du PIF qui est de 50 FCFA par plant en vie, DIME s’engage à payer un total de 135.000 FCFA si le nombre de plants en vie atteint 400 ou plus ; 105.000 FCFA si le nombre de plants en vie est compris entre 300 et 399 ; 75.000 FCFA si le nombre de plants en vie est compris en 200 et 299 ; 45.000 FCFA si le nombre de plants en vie est compris entre 100 et 199 ; 15.000 FCFA si le nombre de plant encore en vie à la vérification est inférieur ou égal à 99.</w:t>
      </w:r>
    </w:p>
    <w:p w14:paraId="50AECCBE" w14:textId="77777777" w:rsidR="000B78B3" w:rsidRPr="000B78B3" w:rsidRDefault="000B78B3" w:rsidP="000B78B3">
      <w:pPr>
        <w:pStyle w:val="ListParagraph"/>
        <w:numPr>
          <w:ilvl w:val="2"/>
          <w:numId w:val="99"/>
        </w:numPr>
        <w:spacing w:after="0" w:line="259" w:lineRule="auto"/>
        <w:contextualSpacing/>
        <w:rPr>
          <w:sz w:val="20"/>
          <w:szCs w:val="20"/>
          <w:lang w:val="fr-FR"/>
        </w:rPr>
      </w:pPr>
      <w:r w:rsidRPr="000B78B3">
        <w:rPr>
          <w:sz w:val="20"/>
          <w:szCs w:val="20"/>
          <w:lang w:val="fr-FR"/>
        </w:rPr>
        <w:t>Par exemple si le nombre d’arbres sur la parcelle est de 300 et un seul plant meurt, le groupe recevra seulement 75.000 FCFA au lieu de 105.000 FCFA. Le groupe perdra ainsi 30.000 FCFA pour un seul arbre mort. Chaque membre du groupe aurait ainsi perdu 6.000 FCFA.</w:t>
      </w:r>
    </w:p>
    <w:p w14:paraId="568BC566" w14:textId="77777777" w:rsidR="000B78B3" w:rsidRDefault="000B78B3" w:rsidP="000B78B3">
      <w:pPr>
        <w:suppressAutoHyphens/>
        <w:autoSpaceDN w:val="0"/>
        <w:spacing w:after="57" w:line="312" w:lineRule="auto"/>
        <w:textAlignment w:val="baseline"/>
        <w:rPr>
          <w:rFonts w:cs="Arial"/>
          <w:sz w:val="20"/>
          <w:szCs w:val="20"/>
          <w:lang w:val="fr-FR" w:eastAsia="en-US"/>
        </w:rPr>
      </w:pPr>
    </w:p>
    <w:p w14:paraId="43AC1FA3" w14:textId="05EC60F8" w:rsidR="00722AE3" w:rsidRPr="002566FD" w:rsidRDefault="000B78B3" w:rsidP="00776480">
      <w:pPr>
        <w:suppressAutoHyphens/>
        <w:autoSpaceDN w:val="0"/>
        <w:spacing w:after="57" w:line="312" w:lineRule="auto"/>
        <w:textAlignment w:val="baseline"/>
        <w:rPr>
          <w:rFonts w:cs="Arial"/>
          <w:kern w:val="3"/>
          <w:sz w:val="20"/>
          <w:szCs w:val="20"/>
          <w:shd w:val="clear" w:color="auto" w:fill="FFFFFF"/>
          <w:lang w:val="fr-FR"/>
        </w:rPr>
      </w:pPr>
      <w:r>
        <w:rPr>
          <w:rFonts w:cs="Arial"/>
          <w:sz w:val="20"/>
          <w:szCs w:val="20"/>
          <w:lang w:val="fr-FR" w:eastAsia="en-US"/>
        </w:rPr>
        <w:t xml:space="preserve">Les taux de survies ont été vérifié sur chacune des parcelles concernées par CEMES au cours du mois de </w:t>
      </w:r>
      <w:del w:id="79" w:author="serge adjognon" w:date="2018-10-19T08:51:00Z">
        <w:r w:rsidDel="00062C12">
          <w:rPr>
            <w:rFonts w:cs="Arial"/>
            <w:sz w:val="20"/>
            <w:szCs w:val="20"/>
            <w:lang w:val="fr-FR" w:eastAsia="en-US"/>
          </w:rPr>
          <w:delText xml:space="preserve">mai </w:delText>
        </w:r>
      </w:del>
      <w:ins w:id="80" w:author="serge adjognon" w:date="2018-10-19T08:51:00Z">
        <w:r w:rsidR="00062C12">
          <w:rPr>
            <w:rFonts w:cs="Arial"/>
            <w:sz w:val="20"/>
            <w:szCs w:val="20"/>
            <w:lang w:val="fr-FR" w:eastAsia="en-US"/>
          </w:rPr>
          <w:t xml:space="preserve">Mai 2018 </w:t>
        </w:r>
      </w:ins>
      <w:del w:id="81" w:author="serge adjognon" w:date="2018-10-19T08:51:00Z">
        <w:r w:rsidDel="00062C12">
          <w:rPr>
            <w:rFonts w:cs="Arial"/>
            <w:sz w:val="20"/>
            <w:szCs w:val="20"/>
            <w:lang w:val="fr-FR" w:eastAsia="en-US"/>
          </w:rPr>
          <w:delText xml:space="preserve">dernier </w:delText>
        </w:r>
      </w:del>
      <w:r>
        <w:rPr>
          <w:rFonts w:cs="Arial"/>
          <w:sz w:val="20"/>
          <w:szCs w:val="20"/>
          <w:lang w:val="fr-FR" w:eastAsia="en-US"/>
        </w:rPr>
        <w:t xml:space="preserve">avec l’application </w:t>
      </w:r>
      <w:proofErr w:type="spellStart"/>
      <w:r>
        <w:rPr>
          <w:rFonts w:cs="Arial"/>
          <w:sz w:val="20"/>
          <w:szCs w:val="20"/>
          <w:lang w:val="fr-FR" w:eastAsia="en-US"/>
        </w:rPr>
        <w:t>ArcGis</w:t>
      </w:r>
      <w:proofErr w:type="spellEnd"/>
      <w:r>
        <w:rPr>
          <w:rFonts w:cs="Arial"/>
          <w:sz w:val="20"/>
          <w:szCs w:val="20"/>
          <w:lang w:val="fr-FR" w:eastAsia="en-US"/>
        </w:rPr>
        <w:t xml:space="preserve"> Collector. Par la suite, les participants à l’entretien des parcelles ont été payé sur la base des contrats ci-dessus mentionné au cours du mois de </w:t>
      </w:r>
      <w:del w:id="82" w:author="serge adjognon" w:date="2018-10-19T08:51:00Z">
        <w:r w:rsidDel="00062C12">
          <w:rPr>
            <w:rFonts w:cs="Arial"/>
            <w:sz w:val="20"/>
            <w:szCs w:val="20"/>
            <w:lang w:val="fr-FR" w:eastAsia="en-US"/>
          </w:rPr>
          <w:delText>jui</w:delText>
        </w:r>
        <w:r w:rsidR="00776480" w:rsidDel="00062C12">
          <w:rPr>
            <w:rFonts w:cs="Arial"/>
            <w:sz w:val="20"/>
            <w:szCs w:val="20"/>
            <w:lang w:val="fr-FR" w:eastAsia="en-US"/>
          </w:rPr>
          <w:delText>llet</w:delText>
        </w:r>
        <w:r w:rsidDel="00062C12">
          <w:rPr>
            <w:rFonts w:cs="Arial"/>
            <w:sz w:val="20"/>
            <w:szCs w:val="20"/>
            <w:lang w:val="fr-FR" w:eastAsia="en-US"/>
          </w:rPr>
          <w:delText xml:space="preserve"> </w:delText>
        </w:r>
      </w:del>
      <w:ins w:id="83" w:author="serge adjognon" w:date="2018-10-19T08:51:00Z">
        <w:r w:rsidR="00062C12">
          <w:rPr>
            <w:rFonts w:cs="Arial"/>
            <w:sz w:val="20"/>
            <w:szCs w:val="20"/>
            <w:lang w:val="fr-FR" w:eastAsia="en-US"/>
          </w:rPr>
          <w:t>Juillet 2018</w:t>
        </w:r>
      </w:ins>
      <w:del w:id="84" w:author="serge adjognon" w:date="2018-10-19T08:51:00Z">
        <w:r w:rsidDel="00062C12">
          <w:rPr>
            <w:rFonts w:cs="Arial"/>
            <w:sz w:val="20"/>
            <w:szCs w:val="20"/>
            <w:lang w:val="fr-FR" w:eastAsia="en-US"/>
          </w:rPr>
          <w:delText>dernier</w:delText>
        </w:r>
      </w:del>
      <w:r>
        <w:rPr>
          <w:rFonts w:cs="Arial"/>
          <w:sz w:val="20"/>
          <w:szCs w:val="20"/>
          <w:lang w:val="fr-FR" w:eastAsia="en-US"/>
        </w:rPr>
        <w:t>.</w:t>
      </w:r>
    </w:p>
    <w:p w14:paraId="3D468A94" w14:textId="7A94CAF5" w:rsidR="00722AE3" w:rsidRPr="00776480" w:rsidRDefault="003F695C" w:rsidP="00776480">
      <w:pPr>
        <w:pStyle w:val="Heading1"/>
        <w:rPr>
          <w:rStyle w:val="SubtleEmphasis"/>
          <w:rFonts w:ascii="Arial" w:hAnsi="Arial"/>
          <w:b/>
        </w:rPr>
      </w:pPr>
      <w:bookmarkStart w:id="85" w:name="_Toc404935758"/>
      <w:bookmarkStart w:id="86" w:name="_Toc407108573"/>
      <w:bookmarkStart w:id="87" w:name="_Toc527467186"/>
      <w:proofErr w:type="spellStart"/>
      <w:r w:rsidRPr="00776480">
        <w:rPr>
          <w:rStyle w:val="SubtleEmphasis"/>
          <w:rFonts w:ascii="Arial" w:hAnsi="Arial"/>
          <w:b/>
        </w:rPr>
        <w:t>Objectifs</w:t>
      </w:r>
      <w:proofErr w:type="spellEnd"/>
      <w:r w:rsidRPr="00776480">
        <w:rPr>
          <w:rStyle w:val="SubtleEmphasis"/>
          <w:rFonts w:ascii="Arial" w:hAnsi="Arial"/>
          <w:b/>
        </w:rPr>
        <w:t xml:space="preserve"> de </w:t>
      </w:r>
      <w:proofErr w:type="spellStart"/>
      <w:r w:rsidRPr="00776480">
        <w:rPr>
          <w:rStyle w:val="SubtleEmphasis"/>
          <w:rFonts w:ascii="Arial" w:hAnsi="Arial"/>
          <w:b/>
        </w:rPr>
        <w:t>l’</w:t>
      </w:r>
      <w:bookmarkEnd w:id="85"/>
      <w:bookmarkEnd w:id="86"/>
      <w:r w:rsidRPr="00776480">
        <w:rPr>
          <w:rStyle w:val="SubtleEmphasis"/>
          <w:rFonts w:ascii="Arial" w:hAnsi="Arial"/>
          <w:b/>
        </w:rPr>
        <w:t>enquête</w:t>
      </w:r>
      <w:bookmarkEnd w:id="87"/>
      <w:proofErr w:type="spellEnd"/>
    </w:p>
    <w:p w14:paraId="36B924B2" w14:textId="3232DE51" w:rsidR="00722AE3" w:rsidRPr="00776480" w:rsidRDefault="00776480" w:rsidP="00D9666A">
      <w:pPr>
        <w:spacing w:before="100" w:beforeAutospacing="1" w:after="100" w:afterAutospacing="1" w:line="312" w:lineRule="auto"/>
        <w:rPr>
          <w:rFonts w:cs="Arial"/>
          <w:sz w:val="20"/>
          <w:szCs w:val="20"/>
          <w:lang w:val="fr-FR" w:eastAsia="en-US"/>
        </w:rPr>
      </w:pPr>
      <w:r w:rsidRPr="00776480">
        <w:rPr>
          <w:rFonts w:cs="Arial"/>
          <w:sz w:val="20"/>
          <w:szCs w:val="20"/>
          <w:lang w:val="fr-FR" w:eastAsia="en-US"/>
        </w:rPr>
        <w:t>L’objectif</w:t>
      </w:r>
      <w:r>
        <w:rPr>
          <w:rFonts w:cs="Arial"/>
          <w:sz w:val="20"/>
          <w:szCs w:val="20"/>
          <w:lang w:val="fr-FR" w:eastAsia="en-US"/>
        </w:rPr>
        <w:t xml:space="preserve"> de cette enquête finale est de collecter des données qui permettrons à la fois de comprendre le processus d’entretien des parcelle mais aussi d’évaluer l’impact des paiements reçu sur les conditions de vies des personnes ayant participé aux activités de reboisement.</w:t>
      </w:r>
    </w:p>
    <w:p w14:paraId="0DA4A4FE" w14:textId="77777777" w:rsidR="00722AE3" w:rsidRPr="00776480" w:rsidRDefault="00722AE3" w:rsidP="00776480">
      <w:pPr>
        <w:pStyle w:val="Heading1"/>
        <w:rPr>
          <w:rStyle w:val="SubtleEmphasis"/>
          <w:rFonts w:ascii="Arial" w:hAnsi="Arial"/>
          <w:b/>
        </w:rPr>
      </w:pPr>
      <w:bookmarkStart w:id="88" w:name="_Toc404935761"/>
      <w:bookmarkStart w:id="89" w:name="_Toc407108576"/>
      <w:bookmarkStart w:id="90" w:name="_Toc527467187"/>
      <w:r w:rsidRPr="00776480">
        <w:rPr>
          <w:rStyle w:val="SubtleEmphasis"/>
          <w:rFonts w:ascii="Arial" w:hAnsi="Arial"/>
          <w:b/>
        </w:rPr>
        <w:lastRenderedPageBreak/>
        <w:t xml:space="preserve">Zones de couverture </w:t>
      </w:r>
      <w:proofErr w:type="spellStart"/>
      <w:r w:rsidRPr="00776480">
        <w:rPr>
          <w:rStyle w:val="SubtleEmphasis"/>
          <w:rFonts w:ascii="Arial" w:hAnsi="Arial"/>
          <w:b/>
        </w:rPr>
        <w:t>géographique</w:t>
      </w:r>
      <w:proofErr w:type="spellEnd"/>
      <w:r w:rsidRPr="00776480">
        <w:rPr>
          <w:rStyle w:val="SubtleEmphasis"/>
          <w:rFonts w:ascii="Arial" w:hAnsi="Arial"/>
          <w:b/>
        </w:rPr>
        <w:t xml:space="preserve"> et populations </w:t>
      </w:r>
      <w:proofErr w:type="spellStart"/>
      <w:r w:rsidRPr="00776480">
        <w:rPr>
          <w:rStyle w:val="SubtleEmphasis"/>
          <w:rFonts w:ascii="Arial" w:hAnsi="Arial"/>
          <w:b/>
        </w:rPr>
        <w:t>cibles</w:t>
      </w:r>
      <w:proofErr w:type="spellEnd"/>
      <w:r w:rsidRPr="00776480">
        <w:rPr>
          <w:rStyle w:val="SubtleEmphasis"/>
          <w:rFonts w:ascii="Arial" w:hAnsi="Arial"/>
          <w:b/>
        </w:rPr>
        <w:t xml:space="preserve"> de </w:t>
      </w:r>
      <w:proofErr w:type="spellStart"/>
      <w:r w:rsidRPr="00776480">
        <w:rPr>
          <w:rStyle w:val="SubtleEmphasis"/>
          <w:rFonts w:ascii="Arial" w:hAnsi="Arial"/>
          <w:b/>
        </w:rPr>
        <w:t>l’enquête</w:t>
      </w:r>
      <w:bookmarkEnd w:id="88"/>
      <w:bookmarkEnd w:id="89"/>
      <w:bookmarkEnd w:id="90"/>
      <w:proofErr w:type="spellEnd"/>
    </w:p>
    <w:p w14:paraId="7C37214D" w14:textId="77777777" w:rsidR="00467820" w:rsidRPr="002566FD" w:rsidRDefault="00467820" w:rsidP="00C67062">
      <w:pPr>
        <w:pStyle w:val="NoSpacing"/>
        <w:rPr>
          <w:rStyle w:val="SubtleEmphasis"/>
          <w:lang w:val="fr-FR"/>
        </w:rPr>
      </w:pPr>
    </w:p>
    <w:p w14:paraId="6A05709F" w14:textId="4EFB0582" w:rsidR="00467820" w:rsidRPr="002566FD" w:rsidRDefault="004370EF" w:rsidP="002546B4">
      <w:pPr>
        <w:suppressAutoHyphens/>
        <w:autoSpaceDN w:val="0"/>
        <w:spacing w:after="57" w:line="312" w:lineRule="auto"/>
        <w:textAlignment w:val="baseline"/>
        <w:rPr>
          <w:rFonts w:cs="Arial"/>
          <w:sz w:val="20"/>
          <w:szCs w:val="20"/>
          <w:lang w:val="fr-FR" w:eastAsia="en-US"/>
        </w:rPr>
      </w:pPr>
      <w:r w:rsidRPr="002566FD">
        <w:rPr>
          <w:rFonts w:cs="Arial"/>
          <w:sz w:val="20"/>
          <w:szCs w:val="20"/>
          <w:lang w:val="fr-FR" w:eastAsia="en-US"/>
        </w:rPr>
        <w:t>La présente enquête constitue la phase finale</w:t>
      </w:r>
      <w:r w:rsidR="00467820" w:rsidRPr="002566FD">
        <w:rPr>
          <w:rFonts w:cs="Arial"/>
          <w:sz w:val="20"/>
          <w:szCs w:val="20"/>
          <w:lang w:val="fr-FR" w:eastAsia="en-US"/>
        </w:rPr>
        <w:t xml:space="preserve"> </w:t>
      </w:r>
      <w:r w:rsidRPr="002566FD">
        <w:rPr>
          <w:rFonts w:cs="Arial"/>
          <w:sz w:val="20"/>
          <w:szCs w:val="20"/>
          <w:lang w:val="fr-FR" w:eastAsia="en-US"/>
        </w:rPr>
        <w:t>de l’étude pour l</w:t>
      </w:r>
      <w:r w:rsidR="00467820" w:rsidRPr="002566FD">
        <w:rPr>
          <w:rFonts w:cs="Arial"/>
          <w:sz w:val="20"/>
          <w:szCs w:val="20"/>
          <w:lang w:val="fr-FR" w:eastAsia="en-US"/>
        </w:rPr>
        <w:t>’</w:t>
      </w:r>
      <w:r w:rsidR="00212A08" w:rsidRPr="002566FD">
        <w:rPr>
          <w:rFonts w:cs="Arial"/>
          <w:sz w:val="20"/>
          <w:szCs w:val="20"/>
          <w:lang w:val="fr-FR" w:eastAsia="en-US"/>
        </w:rPr>
        <w:t>évaluation</w:t>
      </w:r>
      <w:r w:rsidR="00467820" w:rsidRPr="002566FD">
        <w:rPr>
          <w:rFonts w:cs="Arial"/>
          <w:sz w:val="20"/>
          <w:szCs w:val="20"/>
          <w:lang w:val="fr-FR" w:eastAsia="en-US"/>
        </w:rPr>
        <w:t xml:space="preserve"> d’impact </w:t>
      </w:r>
      <w:r w:rsidRPr="002566FD">
        <w:rPr>
          <w:rFonts w:cs="Arial"/>
          <w:sz w:val="20"/>
          <w:szCs w:val="20"/>
          <w:lang w:val="fr-FR" w:eastAsia="en-US"/>
        </w:rPr>
        <w:t>des paiements pour service environnementaux (PSE) du Programme d’Investissement Forestier (PIF)</w:t>
      </w:r>
      <w:r w:rsidR="00E60677" w:rsidRPr="002566FD">
        <w:rPr>
          <w:rFonts w:cs="Arial"/>
          <w:sz w:val="20"/>
          <w:szCs w:val="20"/>
          <w:lang w:val="fr-FR" w:eastAsia="en-US"/>
        </w:rPr>
        <w:t>.</w:t>
      </w:r>
    </w:p>
    <w:p w14:paraId="7ABE721E" w14:textId="73D401CF" w:rsidR="00467820" w:rsidRPr="002566FD" w:rsidRDefault="00467820" w:rsidP="002546B4">
      <w:pPr>
        <w:suppressAutoHyphens/>
        <w:autoSpaceDN w:val="0"/>
        <w:spacing w:after="57" w:line="312" w:lineRule="auto"/>
        <w:textAlignment w:val="baseline"/>
        <w:rPr>
          <w:rFonts w:cs="Arial"/>
          <w:sz w:val="20"/>
          <w:szCs w:val="20"/>
          <w:lang w:val="fr-FR" w:eastAsia="en-US"/>
        </w:rPr>
      </w:pPr>
      <w:r w:rsidRPr="002566FD">
        <w:rPr>
          <w:rFonts w:cs="Arial"/>
          <w:sz w:val="20"/>
          <w:szCs w:val="20"/>
          <w:lang w:val="fr-FR" w:eastAsia="en-US"/>
        </w:rPr>
        <w:t xml:space="preserve">L’échantillon ciblé par cette étude concerne </w:t>
      </w:r>
      <w:r w:rsidR="00241E81" w:rsidRPr="002566FD">
        <w:rPr>
          <w:rFonts w:cs="Arial"/>
          <w:sz w:val="20"/>
          <w:szCs w:val="20"/>
          <w:lang w:val="fr-FR" w:eastAsia="en-US"/>
        </w:rPr>
        <w:t xml:space="preserve">635 personnes qui ont été interviewés lors de l’enquête de base en septembre 2017. Cet échantillon est reparti dans les 5 régions qui hébergent les forêts d’intervention du PIF que sont : </w:t>
      </w:r>
      <w:r w:rsidR="00212A08" w:rsidRPr="002566FD">
        <w:rPr>
          <w:rFonts w:cs="Arial"/>
          <w:sz w:val="20"/>
          <w:szCs w:val="20"/>
          <w:lang w:val="fr-FR" w:eastAsia="en-US"/>
        </w:rPr>
        <w:t>l’Est, la Boucle du Mouhoun, le Centre</w:t>
      </w:r>
      <w:r w:rsidR="00241E81" w:rsidRPr="002566FD">
        <w:rPr>
          <w:rFonts w:cs="Arial"/>
          <w:sz w:val="20"/>
          <w:szCs w:val="20"/>
          <w:lang w:val="fr-FR" w:eastAsia="en-US"/>
        </w:rPr>
        <w:t>-</w:t>
      </w:r>
      <w:r w:rsidR="00212A08" w:rsidRPr="002566FD">
        <w:rPr>
          <w:rFonts w:cs="Arial"/>
          <w:sz w:val="20"/>
          <w:szCs w:val="20"/>
          <w:lang w:val="fr-FR" w:eastAsia="en-US"/>
        </w:rPr>
        <w:t>Ouest, le Centre</w:t>
      </w:r>
      <w:r w:rsidR="00241E81" w:rsidRPr="002566FD">
        <w:rPr>
          <w:rFonts w:cs="Arial"/>
          <w:sz w:val="20"/>
          <w:szCs w:val="20"/>
          <w:lang w:val="fr-FR" w:eastAsia="en-US"/>
        </w:rPr>
        <w:t>-</w:t>
      </w:r>
      <w:r w:rsidR="00212A08" w:rsidRPr="002566FD">
        <w:rPr>
          <w:rFonts w:cs="Arial"/>
          <w:sz w:val="20"/>
          <w:szCs w:val="20"/>
          <w:lang w:val="fr-FR" w:eastAsia="en-US"/>
        </w:rPr>
        <w:t xml:space="preserve">Sud et le </w:t>
      </w:r>
      <w:r w:rsidR="00241E81" w:rsidRPr="002566FD">
        <w:rPr>
          <w:rFonts w:cs="Arial"/>
          <w:sz w:val="20"/>
          <w:szCs w:val="20"/>
          <w:lang w:val="fr-FR" w:eastAsia="en-US"/>
        </w:rPr>
        <w:t>Sud-Ouest</w:t>
      </w:r>
      <w:r w:rsidR="00212A08" w:rsidRPr="002566FD">
        <w:rPr>
          <w:rFonts w:cs="Arial"/>
          <w:sz w:val="20"/>
          <w:szCs w:val="20"/>
          <w:lang w:val="fr-FR" w:eastAsia="en-US"/>
        </w:rPr>
        <w:t>.</w:t>
      </w:r>
    </w:p>
    <w:p w14:paraId="024A6CA8" w14:textId="6F4E9AF6" w:rsidR="00467820" w:rsidRPr="002566FD" w:rsidRDefault="00212A08" w:rsidP="00241E81">
      <w:pPr>
        <w:suppressAutoHyphens/>
        <w:autoSpaceDN w:val="0"/>
        <w:spacing w:after="57" w:line="312" w:lineRule="auto"/>
        <w:textAlignment w:val="baseline"/>
        <w:rPr>
          <w:rFonts w:cs="Arial"/>
          <w:sz w:val="20"/>
          <w:szCs w:val="20"/>
          <w:lang w:val="fr-FR" w:eastAsia="en-US"/>
        </w:rPr>
      </w:pPr>
      <w:r w:rsidRPr="002566FD">
        <w:rPr>
          <w:rFonts w:cs="Arial"/>
          <w:sz w:val="20"/>
          <w:szCs w:val="20"/>
          <w:lang w:val="fr-FR" w:eastAsia="en-US"/>
        </w:rPr>
        <w:t xml:space="preserve">L’enquête vise </w:t>
      </w:r>
      <w:r w:rsidR="00241E81" w:rsidRPr="002566FD">
        <w:rPr>
          <w:rFonts w:cs="Arial"/>
          <w:sz w:val="20"/>
          <w:szCs w:val="20"/>
          <w:lang w:val="fr-FR" w:eastAsia="en-US"/>
        </w:rPr>
        <w:t>à</w:t>
      </w:r>
      <w:r w:rsidR="00E60677" w:rsidRPr="002566FD">
        <w:rPr>
          <w:rFonts w:cs="Arial"/>
          <w:sz w:val="20"/>
          <w:szCs w:val="20"/>
          <w:lang w:val="fr-FR" w:eastAsia="en-US"/>
        </w:rPr>
        <w:t xml:space="preserve"> </w:t>
      </w:r>
      <w:r w:rsidR="00241E81" w:rsidRPr="002566FD">
        <w:rPr>
          <w:rFonts w:cs="Arial"/>
          <w:sz w:val="20"/>
          <w:szCs w:val="20"/>
          <w:lang w:val="fr-FR" w:eastAsia="en-US"/>
        </w:rPr>
        <w:t>estimer les changements</w:t>
      </w:r>
      <w:r w:rsidR="00E60677" w:rsidRPr="002566FD">
        <w:rPr>
          <w:rFonts w:cs="Arial"/>
          <w:sz w:val="20"/>
          <w:szCs w:val="20"/>
          <w:lang w:val="fr-FR" w:eastAsia="en-US"/>
        </w:rPr>
        <w:t xml:space="preserve"> des conditions de vie </w:t>
      </w:r>
      <w:r w:rsidR="00241E81" w:rsidRPr="002566FD">
        <w:rPr>
          <w:rFonts w:cs="Arial"/>
          <w:sz w:val="20"/>
          <w:szCs w:val="20"/>
          <w:lang w:val="fr-FR" w:eastAsia="en-US"/>
        </w:rPr>
        <w:t xml:space="preserve">des </w:t>
      </w:r>
      <w:r w:rsidR="00E60677" w:rsidRPr="002566FD">
        <w:rPr>
          <w:rFonts w:cs="Arial"/>
          <w:sz w:val="20"/>
          <w:szCs w:val="20"/>
          <w:lang w:val="fr-FR" w:eastAsia="en-US"/>
        </w:rPr>
        <w:t>personnes</w:t>
      </w:r>
      <w:r w:rsidR="00241E81" w:rsidRPr="002566FD">
        <w:rPr>
          <w:rFonts w:cs="Arial"/>
          <w:sz w:val="20"/>
          <w:szCs w:val="20"/>
          <w:lang w:val="fr-FR" w:eastAsia="en-US"/>
        </w:rPr>
        <w:t xml:space="preserve"> qui ont participé à l’étude de base</w:t>
      </w:r>
      <w:r w:rsidR="00E60677" w:rsidRPr="002566FD">
        <w:rPr>
          <w:rFonts w:cs="Arial"/>
          <w:sz w:val="20"/>
          <w:szCs w:val="20"/>
          <w:lang w:val="fr-FR" w:eastAsia="en-US"/>
        </w:rPr>
        <w:t xml:space="preserve">. </w:t>
      </w:r>
      <w:r w:rsidR="00241E81" w:rsidRPr="002566FD">
        <w:rPr>
          <w:rFonts w:cs="Arial"/>
          <w:sz w:val="20"/>
          <w:szCs w:val="20"/>
          <w:lang w:val="fr-FR" w:eastAsia="en-US"/>
        </w:rPr>
        <w:t>Ces personnes ont été sélectionnées lors du reboisement du PIF en août 2017. Certains parmi eux ont ensuite été retenu pour l’entretien de parcelles de reboisement et d’autres n’ont pas été retenu.</w:t>
      </w:r>
    </w:p>
    <w:p w14:paraId="3EF3902A" w14:textId="64FF3763" w:rsidR="00722AE3" w:rsidRPr="002566FD" w:rsidRDefault="00722AE3" w:rsidP="000E536D">
      <w:pPr>
        <w:pStyle w:val="Heading2"/>
        <w:rPr>
          <w:szCs w:val="20"/>
          <w:lang w:val="fr-FR"/>
        </w:rPr>
      </w:pPr>
      <w:bookmarkStart w:id="91" w:name="_Toc404935763"/>
      <w:bookmarkStart w:id="92" w:name="_Toc407108578"/>
      <w:bookmarkStart w:id="93" w:name="_Toc527467188"/>
      <w:r w:rsidRPr="002566FD">
        <w:rPr>
          <w:szCs w:val="20"/>
          <w:lang w:val="fr-FR"/>
        </w:rPr>
        <w:t xml:space="preserve">Concepts et </w:t>
      </w:r>
      <w:bookmarkEnd w:id="91"/>
      <w:bookmarkEnd w:id="92"/>
      <w:r w:rsidR="009F47F5" w:rsidRPr="002566FD">
        <w:rPr>
          <w:szCs w:val="20"/>
          <w:lang w:val="fr-FR"/>
        </w:rPr>
        <w:t>définitions</w:t>
      </w:r>
      <w:bookmarkEnd w:id="93"/>
    </w:p>
    <w:p w14:paraId="20EE7FD0" w14:textId="02CEF2AD" w:rsidR="00722AE3" w:rsidRPr="002566FD" w:rsidRDefault="00722AE3" w:rsidP="002546B4">
      <w:pPr>
        <w:spacing w:line="312" w:lineRule="auto"/>
        <w:rPr>
          <w:rFonts w:cs="Arial"/>
          <w:sz w:val="20"/>
          <w:szCs w:val="20"/>
          <w:lang w:val="fr-FR" w:eastAsia="en-US"/>
        </w:rPr>
      </w:pPr>
      <w:r w:rsidRPr="002566FD">
        <w:rPr>
          <w:rFonts w:cs="Arial"/>
          <w:b/>
          <w:bCs/>
          <w:sz w:val="20"/>
          <w:szCs w:val="20"/>
          <w:lang w:val="fr-FR" w:eastAsia="en-US"/>
        </w:rPr>
        <w:t>Village</w:t>
      </w:r>
      <w:r w:rsidR="00241E81" w:rsidRPr="002566FD">
        <w:rPr>
          <w:rFonts w:cs="Arial"/>
          <w:b/>
          <w:bCs/>
          <w:sz w:val="20"/>
          <w:szCs w:val="20"/>
          <w:lang w:val="fr-FR" w:eastAsia="en-US"/>
        </w:rPr>
        <w:t xml:space="preserve"> </w:t>
      </w:r>
      <w:r w:rsidRPr="002566FD">
        <w:rPr>
          <w:rFonts w:cs="Arial"/>
          <w:b/>
          <w:bCs/>
          <w:sz w:val="20"/>
          <w:szCs w:val="20"/>
          <w:lang w:val="fr-FR" w:eastAsia="en-US"/>
        </w:rPr>
        <w:t xml:space="preserve">: </w:t>
      </w:r>
      <w:r w:rsidRPr="002566FD">
        <w:rPr>
          <w:rFonts w:cs="Arial"/>
          <w:sz w:val="20"/>
          <w:szCs w:val="20"/>
          <w:lang w:val="fr-FR" w:eastAsia="en-US"/>
        </w:rPr>
        <w:t>le village est une localité administrée par un chef de village reconnu comme tel par l’autorité administrative territoriale. Très souvent, des hameaux, des villages traditionnels ou des concessions isolées y sont rattachés.</w:t>
      </w:r>
    </w:p>
    <w:p w14:paraId="78AA1F42" w14:textId="77777777" w:rsidR="00ED7457" w:rsidRPr="002566FD" w:rsidRDefault="00ED7457" w:rsidP="002546B4">
      <w:pPr>
        <w:spacing w:line="312" w:lineRule="auto"/>
        <w:rPr>
          <w:rFonts w:cs="Arial"/>
          <w:sz w:val="20"/>
          <w:szCs w:val="20"/>
          <w:lang w:val="fr-FR" w:eastAsia="en-US"/>
        </w:rPr>
      </w:pPr>
      <w:r w:rsidRPr="002566FD">
        <w:rPr>
          <w:rFonts w:cs="Arial"/>
          <w:b/>
          <w:sz w:val="20"/>
          <w:szCs w:val="20"/>
          <w:lang w:val="fr-FR" w:eastAsia="en-US"/>
        </w:rPr>
        <w:t>Hameaux</w:t>
      </w:r>
      <w:r w:rsidRPr="002566FD">
        <w:rPr>
          <w:rFonts w:cs="Arial"/>
          <w:sz w:val="20"/>
          <w:szCs w:val="20"/>
          <w:lang w:val="fr-FR" w:eastAsia="en-US"/>
        </w:rPr>
        <w:t xml:space="preserve"> : </w:t>
      </w:r>
      <w:r w:rsidR="0085413B" w:rsidRPr="002566FD">
        <w:rPr>
          <w:rFonts w:cs="Arial"/>
          <w:sz w:val="20"/>
          <w:szCs w:val="20"/>
          <w:lang w:val="fr-FR" w:eastAsia="en-US"/>
        </w:rPr>
        <w:t>c</w:t>
      </w:r>
      <w:r w:rsidRPr="002566FD">
        <w:rPr>
          <w:rFonts w:cs="Arial"/>
          <w:sz w:val="20"/>
          <w:szCs w:val="20"/>
          <w:lang w:val="fr-FR" w:eastAsia="en-US"/>
        </w:rPr>
        <w:t xml:space="preserve">ertains villages contiennent des hameaux rattachés </w:t>
      </w:r>
      <w:r w:rsidR="0085413B" w:rsidRPr="002566FD">
        <w:rPr>
          <w:rFonts w:cs="Arial"/>
          <w:sz w:val="20"/>
          <w:szCs w:val="20"/>
          <w:lang w:val="fr-FR" w:eastAsia="en-US"/>
        </w:rPr>
        <w:t>et</w:t>
      </w:r>
      <w:r w:rsidR="002B4570" w:rsidRPr="002566FD">
        <w:rPr>
          <w:rFonts w:cs="Arial"/>
          <w:sz w:val="20"/>
          <w:szCs w:val="20"/>
          <w:lang w:val="fr-FR" w:eastAsia="en-US"/>
        </w:rPr>
        <w:t xml:space="preserve"> apparten</w:t>
      </w:r>
      <w:r w:rsidR="0085413B" w:rsidRPr="002566FD">
        <w:rPr>
          <w:rFonts w:cs="Arial"/>
          <w:sz w:val="20"/>
          <w:szCs w:val="20"/>
          <w:lang w:val="fr-FR" w:eastAsia="en-US"/>
        </w:rPr>
        <w:t>a</w:t>
      </w:r>
      <w:r w:rsidRPr="002566FD">
        <w:rPr>
          <w:rFonts w:cs="Arial"/>
          <w:sz w:val="20"/>
          <w:szCs w:val="20"/>
          <w:lang w:val="fr-FR" w:eastAsia="en-US"/>
        </w:rPr>
        <w:t>nt au village. Il est essentiel de comprendre dans chaque village quels sont ces</w:t>
      </w:r>
      <w:r w:rsidR="004000DB" w:rsidRPr="002566FD">
        <w:rPr>
          <w:rFonts w:cs="Arial"/>
          <w:sz w:val="20"/>
          <w:szCs w:val="20"/>
          <w:lang w:val="fr-FR" w:eastAsia="en-US"/>
        </w:rPr>
        <w:t xml:space="preserve"> </w:t>
      </w:r>
      <w:r w:rsidRPr="002566FD">
        <w:rPr>
          <w:rFonts w:cs="Arial"/>
          <w:sz w:val="20"/>
          <w:szCs w:val="20"/>
          <w:lang w:val="fr-FR" w:eastAsia="en-US"/>
        </w:rPr>
        <w:t>hameaux rattachés pour assurer que les ménages de l’échantillon qui s’y trouvent soient bien reconnus.</w:t>
      </w:r>
    </w:p>
    <w:p w14:paraId="317E18DE" w14:textId="77777777" w:rsidR="00722AE3" w:rsidRPr="002566FD" w:rsidRDefault="00722AE3" w:rsidP="002546B4">
      <w:pPr>
        <w:spacing w:line="312" w:lineRule="auto"/>
        <w:rPr>
          <w:rFonts w:cs="Arial"/>
          <w:sz w:val="20"/>
          <w:szCs w:val="20"/>
          <w:lang w:val="fr-FR" w:eastAsia="en-US"/>
        </w:rPr>
      </w:pPr>
      <w:r w:rsidRPr="002566FD">
        <w:rPr>
          <w:rFonts w:cs="Arial"/>
          <w:b/>
          <w:bCs/>
          <w:sz w:val="20"/>
          <w:szCs w:val="20"/>
          <w:lang w:val="fr-FR" w:eastAsia="en-US"/>
        </w:rPr>
        <w:t xml:space="preserve">Logement : </w:t>
      </w:r>
      <w:r w:rsidRPr="002566FD">
        <w:rPr>
          <w:rFonts w:cs="Arial"/>
          <w:sz w:val="20"/>
          <w:szCs w:val="20"/>
          <w:lang w:val="fr-FR" w:eastAsia="en-US"/>
        </w:rPr>
        <w:t xml:space="preserve">c’est un ensemble de constructions (maisons en dur, cases en banco, paillotes, tentes, etc.) </w:t>
      </w:r>
      <w:r w:rsidR="0085413B" w:rsidRPr="002566FD">
        <w:rPr>
          <w:rFonts w:cs="Arial"/>
          <w:sz w:val="20"/>
          <w:szCs w:val="20"/>
          <w:lang w:val="fr-FR" w:eastAsia="en-US"/>
        </w:rPr>
        <w:t xml:space="preserve">faisant </w:t>
      </w:r>
      <w:r w:rsidRPr="002566FD">
        <w:rPr>
          <w:rFonts w:cs="Arial"/>
          <w:sz w:val="20"/>
          <w:szCs w:val="20"/>
          <w:lang w:val="fr-FR" w:eastAsia="en-US"/>
        </w:rPr>
        <w:t>usage d’habitation. Le logement est l’unité d’habitation occupé par un ménage.</w:t>
      </w:r>
    </w:p>
    <w:p w14:paraId="4D8CDA15" w14:textId="77777777" w:rsidR="00722AE3" w:rsidRPr="002566FD" w:rsidRDefault="00722AE3" w:rsidP="002546B4">
      <w:pPr>
        <w:spacing w:line="312" w:lineRule="auto"/>
        <w:rPr>
          <w:rFonts w:cs="Arial"/>
          <w:sz w:val="20"/>
          <w:szCs w:val="20"/>
          <w:lang w:val="fr-FR" w:eastAsia="en-US"/>
        </w:rPr>
      </w:pPr>
      <w:r w:rsidRPr="002566FD">
        <w:rPr>
          <w:rFonts w:cs="Arial"/>
          <w:b/>
          <w:bCs/>
          <w:sz w:val="20"/>
          <w:szCs w:val="20"/>
          <w:lang w:val="fr-FR" w:eastAsia="en-US"/>
        </w:rPr>
        <w:t xml:space="preserve">Concession : </w:t>
      </w:r>
      <w:r w:rsidRPr="002566FD">
        <w:rPr>
          <w:rFonts w:cs="Arial"/>
          <w:sz w:val="20"/>
          <w:szCs w:val="20"/>
          <w:lang w:val="fr-FR" w:eastAsia="en-US"/>
        </w:rPr>
        <w:t xml:space="preserve">la concession est l’espace clôturé ou non à l’intérieur duquel se trouvent une ou plusieurs unités d’habitation (maison à plusieurs logements ou en rangées, villas modernes, </w:t>
      </w:r>
      <w:r w:rsidR="0085413B" w:rsidRPr="002566FD">
        <w:rPr>
          <w:rFonts w:cs="Arial"/>
          <w:sz w:val="20"/>
          <w:szCs w:val="20"/>
          <w:lang w:val="fr-FR" w:eastAsia="en-US"/>
        </w:rPr>
        <w:t>hangars</w:t>
      </w:r>
      <w:r w:rsidRPr="002566FD">
        <w:rPr>
          <w:rFonts w:cs="Arial"/>
          <w:sz w:val="20"/>
          <w:szCs w:val="20"/>
          <w:lang w:val="fr-FR" w:eastAsia="en-US"/>
        </w:rPr>
        <w:t>, cases traditionnelles, etc.). Une concession peut être habitée par un ou plusieurs ménages.</w:t>
      </w:r>
    </w:p>
    <w:p w14:paraId="2F9744E0" w14:textId="58408920" w:rsidR="00D73E7C" w:rsidRPr="002566FD" w:rsidRDefault="00722AE3" w:rsidP="002546B4">
      <w:pPr>
        <w:spacing w:line="312" w:lineRule="auto"/>
        <w:rPr>
          <w:rFonts w:cs="Arial"/>
          <w:sz w:val="20"/>
          <w:szCs w:val="20"/>
          <w:lang w:val="fr-FR" w:eastAsia="en-US"/>
        </w:rPr>
      </w:pPr>
      <w:r w:rsidRPr="002566FD">
        <w:rPr>
          <w:rFonts w:cs="Arial"/>
          <w:b/>
          <w:bCs/>
          <w:sz w:val="20"/>
          <w:szCs w:val="20"/>
          <w:lang w:val="fr-FR" w:eastAsia="en-US"/>
        </w:rPr>
        <w:t xml:space="preserve">Ménage: </w:t>
      </w:r>
      <w:r w:rsidRPr="002566FD">
        <w:rPr>
          <w:rFonts w:cs="Arial"/>
          <w:sz w:val="20"/>
          <w:szCs w:val="20"/>
          <w:lang w:val="fr-FR" w:eastAsia="en-US"/>
        </w:rPr>
        <w:t>le ménage ordinaire est l’ensemble des personnes apparentées ou non qui</w:t>
      </w:r>
      <w:r w:rsidR="00D73E7C" w:rsidRPr="002566FD">
        <w:rPr>
          <w:rFonts w:cs="Arial"/>
          <w:sz w:val="20"/>
          <w:szCs w:val="20"/>
          <w:lang w:val="fr-FR" w:eastAsia="en-US"/>
        </w:rPr>
        <w:t> :</w:t>
      </w:r>
    </w:p>
    <w:p w14:paraId="593A18C5" w14:textId="77777777" w:rsidR="00D73E7C" w:rsidRPr="002566FD" w:rsidRDefault="00722AE3" w:rsidP="00AD5E5B">
      <w:pPr>
        <w:pStyle w:val="ListParagraph"/>
        <w:numPr>
          <w:ilvl w:val="0"/>
          <w:numId w:val="61"/>
        </w:numPr>
        <w:spacing w:line="312" w:lineRule="auto"/>
        <w:rPr>
          <w:sz w:val="20"/>
          <w:szCs w:val="20"/>
          <w:lang w:val="fr-FR"/>
        </w:rPr>
      </w:pPr>
      <w:r w:rsidRPr="002566FD">
        <w:rPr>
          <w:sz w:val="20"/>
          <w:szCs w:val="20"/>
          <w:lang w:val="fr-FR"/>
        </w:rPr>
        <w:t xml:space="preserve"> vivent habituellement dans un même logement</w:t>
      </w:r>
      <w:r w:rsidR="0085413B" w:rsidRPr="002566FD">
        <w:rPr>
          <w:sz w:val="20"/>
          <w:szCs w:val="20"/>
          <w:lang w:val="fr-FR"/>
        </w:rPr>
        <w:t> ;</w:t>
      </w:r>
      <w:r w:rsidRPr="002566FD">
        <w:rPr>
          <w:sz w:val="20"/>
          <w:szCs w:val="20"/>
          <w:lang w:val="fr-FR"/>
        </w:rPr>
        <w:t xml:space="preserve"> </w:t>
      </w:r>
    </w:p>
    <w:p w14:paraId="24D51DC7" w14:textId="77777777" w:rsidR="00D73E7C" w:rsidRPr="002566FD" w:rsidRDefault="00722AE3" w:rsidP="00AD5E5B">
      <w:pPr>
        <w:pStyle w:val="ListParagraph"/>
        <w:numPr>
          <w:ilvl w:val="0"/>
          <w:numId w:val="61"/>
        </w:numPr>
        <w:spacing w:line="312" w:lineRule="auto"/>
        <w:rPr>
          <w:sz w:val="20"/>
          <w:szCs w:val="20"/>
          <w:lang w:val="fr-FR"/>
        </w:rPr>
      </w:pPr>
      <w:r w:rsidRPr="002566FD">
        <w:rPr>
          <w:sz w:val="20"/>
          <w:szCs w:val="20"/>
          <w:lang w:val="fr-FR"/>
        </w:rPr>
        <w:t>mettent en commun leurs ressources</w:t>
      </w:r>
      <w:r w:rsidR="0085413B" w:rsidRPr="002566FD">
        <w:rPr>
          <w:sz w:val="20"/>
          <w:szCs w:val="20"/>
          <w:lang w:val="fr-FR"/>
        </w:rPr>
        <w:t> ;</w:t>
      </w:r>
      <w:r w:rsidRPr="002566FD">
        <w:rPr>
          <w:sz w:val="20"/>
          <w:szCs w:val="20"/>
          <w:lang w:val="fr-FR"/>
        </w:rPr>
        <w:t xml:space="preserve"> </w:t>
      </w:r>
    </w:p>
    <w:p w14:paraId="1EE41776" w14:textId="77777777" w:rsidR="00722AE3" w:rsidRPr="002566FD" w:rsidRDefault="00722AE3" w:rsidP="00AD5E5B">
      <w:pPr>
        <w:pStyle w:val="ListParagraph"/>
        <w:numPr>
          <w:ilvl w:val="0"/>
          <w:numId w:val="61"/>
        </w:numPr>
        <w:spacing w:line="312" w:lineRule="auto"/>
        <w:rPr>
          <w:sz w:val="20"/>
          <w:szCs w:val="20"/>
          <w:lang w:val="fr-FR"/>
        </w:rPr>
      </w:pPr>
      <w:r w:rsidRPr="002566FD">
        <w:rPr>
          <w:sz w:val="20"/>
          <w:szCs w:val="20"/>
          <w:lang w:val="fr-FR"/>
        </w:rPr>
        <w:t xml:space="preserve">partagent leurs repas et reconnaissent l’autorité d’une seule même personne appelée chef de ménage. </w:t>
      </w:r>
    </w:p>
    <w:p w14:paraId="2F64DE3D" w14:textId="3526E7CC" w:rsidR="00D73E7C" w:rsidRPr="002566FD" w:rsidRDefault="00722AE3" w:rsidP="002546B4">
      <w:pPr>
        <w:spacing w:line="312" w:lineRule="auto"/>
        <w:rPr>
          <w:rFonts w:cs="Arial"/>
          <w:sz w:val="20"/>
          <w:szCs w:val="20"/>
          <w:lang w:val="fr-FR" w:eastAsia="en-US"/>
        </w:rPr>
      </w:pPr>
      <w:r w:rsidRPr="002566FD">
        <w:rPr>
          <w:rFonts w:cs="Arial"/>
          <w:sz w:val="20"/>
          <w:szCs w:val="20"/>
          <w:lang w:val="fr-FR" w:eastAsia="en-US"/>
        </w:rPr>
        <w:t>Un ménage est composé soit d’une personne (par exemple un étudiant qui loue seul une chambre), soit de plusieurs personnes. Dans ce dernier cas, le ménage se compose généralement du mari, de son/ses épouses et de leur/s enfant/s, avec ou sans d’autres personnes à charge (membres de famille, amis, domestiques, visiteurs, etc.). Le ménage peut aussi être composé de personnes viv</w:t>
      </w:r>
      <w:r w:rsidR="0085413B" w:rsidRPr="002566FD">
        <w:rPr>
          <w:rFonts w:cs="Arial"/>
          <w:sz w:val="20"/>
          <w:szCs w:val="20"/>
          <w:lang w:val="fr-FR" w:eastAsia="en-US"/>
        </w:rPr>
        <w:t>a</w:t>
      </w:r>
      <w:r w:rsidRPr="002566FD">
        <w:rPr>
          <w:rFonts w:cs="Arial"/>
          <w:sz w:val="20"/>
          <w:szCs w:val="20"/>
          <w:lang w:val="fr-FR" w:eastAsia="en-US"/>
        </w:rPr>
        <w:t xml:space="preserve">nt ensemble </w:t>
      </w:r>
      <w:r w:rsidR="0085413B" w:rsidRPr="002566FD">
        <w:rPr>
          <w:rFonts w:cs="Arial"/>
          <w:sz w:val="20"/>
          <w:szCs w:val="20"/>
          <w:lang w:val="fr-FR" w:eastAsia="en-US"/>
        </w:rPr>
        <w:t>sans</w:t>
      </w:r>
      <w:r w:rsidRPr="002566FD">
        <w:rPr>
          <w:rFonts w:cs="Arial"/>
          <w:sz w:val="20"/>
          <w:szCs w:val="20"/>
          <w:lang w:val="fr-FR" w:eastAsia="en-US"/>
        </w:rPr>
        <w:t xml:space="preserve"> aucun lien familial entre elles (par exemple deux amis célibataires qui louent un studio). </w:t>
      </w:r>
    </w:p>
    <w:p w14:paraId="4BAE91DE" w14:textId="77777777" w:rsidR="00916F7E" w:rsidRPr="002566FD" w:rsidRDefault="00916F7E" w:rsidP="002546B4">
      <w:pPr>
        <w:spacing w:line="312" w:lineRule="auto"/>
        <w:rPr>
          <w:rFonts w:cs="Arial"/>
          <w:sz w:val="20"/>
          <w:szCs w:val="20"/>
          <w:lang w:val="fr-FR" w:eastAsia="en-US"/>
        </w:rPr>
      </w:pPr>
    </w:p>
    <w:p w14:paraId="031EC4F9" w14:textId="77777777" w:rsidR="00D73E7C" w:rsidRPr="002566FD" w:rsidRDefault="00722AE3" w:rsidP="002546B4">
      <w:pPr>
        <w:spacing w:line="312" w:lineRule="auto"/>
        <w:rPr>
          <w:rFonts w:cs="Arial"/>
          <w:b/>
          <w:bCs/>
          <w:i/>
          <w:iCs/>
          <w:sz w:val="20"/>
          <w:szCs w:val="20"/>
          <w:lang w:val="fr-FR"/>
        </w:rPr>
      </w:pPr>
      <w:r w:rsidRPr="002566FD">
        <w:rPr>
          <w:rFonts w:cs="Arial"/>
          <w:b/>
          <w:sz w:val="20"/>
          <w:szCs w:val="20"/>
          <w:lang w:val="fr-FR" w:eastAsia="en-US"/>
        </w:rPr>
        <w:t xml:space="preserve">Prière de noter : </w:t>
      </w:r>
      <w:r w:rsidR="00D73E7C" w:rsidRPr="002566FD">
        <w:rPr>
          <w:rFonts w:cs="Arial"/>
          <w:b/>
          <w:bCs/>
          <w:i/>
          <w:iCs/>
          <w:sz w:val="20"/>
          <w:szCs w:val="20"/>
          <w:lang w:val="fr-FR"/>
        </w:rPr>
        <w:t>Il ne faut pas confondre le ménage et la famille. En effet, dans le cas des structures sociales complexes, une famille peut regrouper plusieurs ménages. Voici quelques exemples :</w:t>
      </w:r>
    </w:p>
    <w:p w14:paraId="4E773755" w14:textId="77777777" w:rsidR="00D73E7C" w:rsidRPr="002566FD" w:rsidRDefault="00D73E7C" w:rsidP="00AD5E5B">
      <w:pPr>
        <w:numPr>
          <w:ilvl w:val="0"/>
          <w:numId w:val="59"/>
        </w:numPr>
        <w:spacing w:after="0" w:line="312" w:lineRule="auto"/>
        <w:rPr>
          <w:rFonts w:cs="Arial"/>
          <w:bCs/>
          <w:i/>
          <w:iCs/>
          <w:sz w:val="20"/>
          <w:szCs w:val="20"/>
          <w:lang w:val="fr-FR"/>
        </w:rPr>
      </w:pPr>
      <w:r w:rsidRPr="002566FD">
        <w:rPr>
          <w:rFonts w:cs="Arial"/>
          <w:bCs/>
          <w:i/>
          <w:iCs/>
          <w:sz w:val="20"/>
          <w:szCs w:val="20"/>
          <w:lang w:val="fr-FR"/>
        </w:rPr>
        <w:lastRenderedPageBreak/>
        <w:t>Un membre de famille proche (un fils par exemple qui est encore étudiant) qui ne vit plus dans le logement du chef de ménage constitue un ménage à part, même s’il lui arrive de venir prendre un repas occasionnellement avec la famille.</w:t>
      </w:r>
    </w:p>
    <w:p w14:paraId="4E929E88" w14:textId="77777777" w:rsidR="00D73E7C" w:rsidRPr="002566FD" w:rsidRDefault="00D73E7C" w:rsidP="00AD5E5B">
      <w:pPr>
        <w:widowControl w:val="0"/>
        <w:numPr>
          <w:ilvl w:val="0"/>
          <w:numId w:val="59"/>
        </w:numPr>
        <w:kinsoku w:val="0"/>
        <w:spacing w:after="0" w:line="312" w:lineRule="auto"/>
        <w:rPr>
          <w:rFonts w:cs="Arial"/>
          <w:bCs/>
          <w:i/>
          <w:iCs/>
          <w:sz w:val="20"/>
          <w:szCs w:val="20"/>
          <w:lang w:val="fr-FR"/>
        </w:rPr>
      </w:pPr>
      <w:r w:rsidRPr="002566FD">
        <w:rPr>
          <w:rFonts w:cs="Arial"/>
          <w:bCs/>
          <w:i/>
          <w:iCs/>
          <w:sz w:val="20"/>
          <w:szCs w:val="20"/>
          <w:lang w:val="fr-FR"/>
        </w:rPr>
        <w:t>Un fils avec ou sans son épouse qui habite dans la concession de son père constitue un ménage distinct lorsqu’il gère ses ressources indépendamment et qu’il consomme ses propres repas, même si occasionnellement les deux ménages se retrouvent pour partager un repas. Cependant</w:t>
      </w:r>
      <w:r w:rsidR="0085413B" w:rsidRPr="002566FD">
        <w:rPr>
          <w:rFonts w:cs="Arial"/>
          <w:bCs/>
          <w:i/>
          <w:iCs/>
          <w:sz w:val="20"/>
          <w:szCs w:val="20"/>
          <w:lang w:val="fr-FR"/>
        </w:rPr>
        <w:t>,</w:t>
      </w:r>
      <w:r w:rsidRPr="002566FD">
        <w:rPr>
          <w:rFonts w:cs="Arial"/>
          <w:bCs/>
          <w:i/>
          <w:iCs/>
          <w:sz w:val="20"/>
          <w:szCs w:val="20"/>
          <w:lang w:val="fr-FR"/>
        </w:rPr>
        <w:t xml:space="preserve"> si les deux groupes mettent ensemble leurs ressources et partagent les mêmes repas, </w:t>
      </w:r>
      <w:r w:rsidR="0085413B" w:rsidRPr="002566FD">
        <w:rPr>
          <w:rFonts w:cs="Arial"/>
          <w:bCs/>
          <w:i/>
          <w:iCs/>
          <w:sz w:val="20"/>
          <w:szCs w:val="20"/>
          <w:lang w:val="fr-FR"/>
        </w:rPr>
        <w:t xml:space="preserve">ils constituent </w:t>
      </w:r>
      <w:r w:rsidRPr="002566FD">
        <w:rPr>
          <w:rFonts w:cs="Arial"/>
          <w:bCs/>
          <w:i/>
          <w:iCs/>
          <w:sz w:val="20"/>
          <w:szCs w:val="20"/>
          <w:lang w:val="fr-FR"/>
        </w:rPr>
        <w:t>alors un seul ménage.</w:t>
      </w:r>
    </w:p>
    <w:p w14:paraId="69D8B267" w14:textId="77777777" w:rsidR="00D73E7C" w:rsidRPr="002566FD" w:rsidRDefault="00D73E7C" w:rsidP="00AD5E5B">
      <w:pPr>
        <w:widowControl w:val="0"/>
        <w:numPr>
          <w:ilvl w:val="0"/>
          <w:numId w:val="59"/>
        </w:numPr>
        <w:kinsoku w:val="0"/>
        <w:spacing w:after="0" w:line="312" w:lineRule="auto"/>
        <w:rPr>
          <w:rFonts w:cs="Arial"/>
          <w:bCs/>
          <w:i/>
          <w:iCs/>
          <w:sz w:val="20"/>
          <w:szCs w:val="20"/>
          <w:lang w:val="fr-FR"/>
        </w:rPr>
      </w:pPr>
      <w:r w:rsidRPr="002566FD">
        <w:rPr>
          <w:rFonts w:cs="Arial"/>
          <w:bCs/>
          <w:i/>
          <w:iCs/>
          <w:sz w:val="20"/>
          <w:szCs w:val="20"/>
          <w:lang w:val="fr-FR"/>
        </w:rPr>
        <w:t>Lorsque dans la même concession, les parents sont nourris par leur seul fils, ils font partie de son ménage. Par contre, s’ils sont nourris par plusieurs de leurs fils, ils font partie du ménage du plus âgé ;</w:t>
      </w:r>
    </w:p>
    <w:p w14:paraId="394101F2" w14:textId="77777777" w:rsidR="00D73E7C" w:rsidRPr="002566FD" w:rsidRDefault="00D73E7C" w:rsidP="00AD5E5B">
      <w:pPr>
        <w:widowControl w:val="0"/>
        <w:numPr>
          <w:ilvl w:val="0"/>
          <w:numId w:val="59"/>
        </w:numPr>
        <w:kinsoku w:val="0"/>
        <w:spacing w:after="0" w:line="312" w:lineRule="auto"/>
        <w:rPr>
          <w:rFonts w:cs="Arial"/>
          <w:bCs/>
          <w:i/>
          <w:iCs/>
          <w:sz w:val="20"/>
          <w:szCs w:val="20"/>
          <w:lang w:val="fr-FR"/>
        </w:rPr>
      </w:pPr>
      <w:r w:rsidRPr="002566FD">
        <w:rPr>
          <w:rFonts w:cs="Arial"/>
          <w:bCs/>
          <w:i/>
          <w:iCs/>
          <w:sz w:val="20"/>
          <w:szCs w:val="20"/>
          <w:lang w:val="fr-FR"/>
        </w:rPr>
        <w:t>Si dans une même concession vivent ensemble des frères ayant chacun femme (s) et enfant (s) et ne mettent pas en commun leurs ressources pour préparer les repas, et/ou si les repas sont préparés à tour de rôle par chacune des femmes avec les ressources de son époux, chacun des groupes forme un ménage distinct même si les repas sont pris en commun.</w:t>
      </w:r>
    </w:p>
    <w:p w14:paraId="0DF4634E" w14:textId="77777777" w:rsidR="00D73E7C" w:rsidRPr="002566FD" w:rsidRDefault="00D73E7C" w:rsidP="00AD5E5B">
      <w:pPr>
        <w:widowControl w:val="0"/>
        <w:numPr>
          <w:ilvl w:val="0"/>
          <w:numId w:val="59"/>
        </w:numPr>
        <w:kinsoku w:val="0"/>
        <w:spacing w:after="0" w:line="312" w:lineRule="auto"/>
        <w:rPr>
          <w:rFonts w:cs="Arial"/>
          <w:bCs/>
          <w:i/>
          <w:iCs/>
          <w:sz w:val="20"/>
          <w:szCs w:val="20"/>
          <w:lang w:val="fr-FR"/>
        </w:rPr>
      </w:pPr>
      <w:r w:rsidRPr="002566FD">
        <w:rPr>
          <w:rFonts w:cs="Arial"/>
          <w:bCs/>
          <w:i/>
          <w:iCs/>
          <w:sz w:val="20"/>
          <w:szCs w:val="20"/>
          <w:lang w:val="fr-FR"/>
        </w:rPr>
        <w:t>Les célibataires (à l’exception des militaires des casernes et des élèves des cantines scolaires) vivant dans la même unité d’habitation, constituent un seul ménage s’ils partagent leurs repas. Si des talibés vivent avec le marabout dans le même ménage que celui- ci, ils constituent avec lui un même ménage.</w:t>
      </w:r>
    </w:p>
    <w:p w14:paraId="73925843" w14:textId="77777777" w:rsidR="00D73E7C" w:rsidRPr="002566FD" w:rsidRDefault="00D73E7C" w:rsidP="00AD5E5B">
      <w:pPr>
        <w:widowControl w:val="0"/>
        <w:numPr>
          <w:ilvl w:val="0"/>
          <w:numId w:val="59"/>
        </w:numPr>
        <w:kinsoku w:val="0"/>
        <w:spacing w:after="0" w:line="312" w:lineRule="auto"/>
        <w:rPr>
          <w:rFonts w:cs="Arial"/>
          <w:bCs/>
          <w:i/>
          <w:iCs/>
          <w:sz w:val="20"/>
          <w:szCs w:val="20"/>
          <w:lang w:val="fr-FR"/>
        </w:rPr>
      </w:pPr>
      <w:r w:rsidRPr="002566FD">
        <w:rPr>
          <w:rFonts w:cs="Arial"/>
          <w:bCs/>
          <w:i/>
          <w:iCs/>
          <w:sz w:val="20"/>
          <w:szCs w:val="20"/>
          <w:lang w:val="fr-FR"/>
        </w:rPr>
        <w:t>Un polygame dont toutes les femmes n’habitent pas la même concession sera compté une seule fois comme chef de ménage. Dans ses autres concessions, les épouses sont enregistrées comme chef de ces ménages.</w:t>
      </w:r>
    </w:p>
    <w:p w14:paraId="5050F3A1" w14:textId="77777777" w:rsidR="00D73E7C" w:rsidRPr="002566FD" w:rsidRDefault="00D73E7C" w:rsidP="002546B4">
      <w:pPr>
        <w:spacing w:line="312" w:lineRule="auto"/>
        <w:rPr>
          <w:rFonts w:cs="Arial"/>
          <w:b/>
          <w:bCs/>
          <w:sz w:val="20"/>
          <w:szCs w:val="20"/>
          <w:lang w:val="fr-FR"/>
        </w:rPr>
      </w:pPr>
    </w:p>
    <w:p w14:paraId="4C9F59E7" w14:textId="34F027FD" w:rsidR="00D73E7C" w:rsidRPr="002566FD" w:rsidRDefault="00D73E7C" w:rsidP="002546B4">
      <w:pPr>
        <w:shd w:val="clear" w:color="auto" w:fill="FFFFFF"/>
        <w:spacing w:line="312" w:lineRule="auto"/>
        <w:rPr>
          <w:rFonts w:cs="Arial"/>
          <w:sz w:val="20"/>
          <w:szCs w:val="20"/>
          <w:lang w:val="fr-FR"/>
        </w:rPr>
      </w:pPr>
      <w:r w:rsidRPr="002566FD">
        <w:rPr>
          <w:rFonts w:cs="Arial"/>
          <w:sz w:val="20"/>
          <w:szCs w:val="20"/>
          <w:lang w:val="fr-FR"/>
        </w:rPr>
        <w:t>Dans le cas o</w:t>
      </w:r>
      <w:r w:rsidR="0021762D" w:rsidRPr="002566FD">
        <w:rPr>
          <w:rFonts w:cs="Arial"/>
          <w:sz w:val="20"/>
          <w:szCs w:val="20"/>
          <w:lang w:val="fr-FR"/>
        </w:rPr>
        <w:t>ù</w:t>
      </w:r>
      <w:r w:rsidRPr="002566FD">
        <w:rPr>
          <w:rFonts w:cs="Arial"/>
          <w:sz w:val="20"/>
          <w:szCs w:val="20"/>
          <w:lang w:val="fr-FR"/>
        </w:rPr>
        <w:t xml:space="preserve"> le ménage n’est pas clair pour l’enquêteur, celui-ci devra demander conseil au supervis</w:t>
      </w:r>
      <w:r w:rsidR="00916F7E" w:rsidRPr="002566FD">
        <w:rPr>
          <w:rFonts w:cs="Arial"/>
          <w:sz w:val="20"/>
          <w:szCs w:val="20"/>
          <w:lang w:val="fr-FR"/>
        </w:rPr>
        <w:t>e</w:t>
      </w:r>
      <w:r w:rsidRPr="002566FD">
        <w:rPr>
          <w:rFonts w:cs="Arial"/>
          <w:sz w:val="20"/>
          <w:szCs w:val="20"/>
          <w:lang w:val="fr-FR"/>
        </w:rPr>
        <w:t>ur afin de faire le choix le plus judicieux. C’est la responsabilité de l’enquêteur et d</w:t>
      </w:r>
      <w:r w:rsidR="00241E81" w:rsidRPr="002566FD">
        <w:rPr>
          <w:rFonts w:cs="Arial"/>
          <w:sz w:val="20"/>
          <w:szCs w:val="20"/>
          <w:lang w:val="fr-FR"/>
        </w:rPr>
        <w:t>u</w:t>
      </w:r>
      <w:r w:rsidRPr="002566FD">
        <w:rPr>
          <w:rFonts w:cs="Arial"/>
          <w:sz w:val="20"/>
          <w:szCs w:val="20"/>
          <w:lang w:val="fr-FR"/>
        </w:rPr>
        <w:t xml:space="preserve"> superviseur de déterminer qui est membre du ménage et qui ne l’est pas. Si un doute devait subsister, il serait donc impératif d’appeler un superviseur.</w:t>
      </w:r>
    </w:p>
    <w:p w14:paraId="1848DAC5" w14:textId="77777777" w:rsidR="00D73E7C" w:rsidRPr="002566FD" w:rsidRDefault="00D73E7C" w:rsidP="00D9666A">
      <w:pPr>
        <w:spacing w:line="312" w:lineRule="auto"/>
        <w:rPr>
          <w:rFonts w:cs="Arial"/>
          <w:b/>
          <w:sz w:val="20"/>
          <w:szCs w:val="20"/>
          <w:lang w:val="fr-FR" w:eastAsia="en-US"/>
        </w:rPr>
      </w:pPr>
    </w:p>
    <w:p w14:paraId="3DFD87F7" w14:textId="77777777" w:rsidR="00D73E7C" w:rsidRPr="002566FD" w:rsidRDefault="00722AE3" w:rsidP="002546B4">
      <w:pPr>
        <w:spacing w:line="312" w:lineRule="auto"/>
        <w:rPr>
          <w:rFonts w:cs="Arial"/>
          <w:sz w:val="20"/>
          <w:szCs w:val="20"/>
          <w:lang w:val="fr-FR" w:eastAsia="en-US"/>
        </w:rPr>
      </w:pPr>
      <w:r w:rsidRPr="002566FD">
        <w:rPr>
          <w:rFonts w:cs="Arial"/>
          <w:b/>
          <w:bCs/>
          <w:sz w:val="20"/>
          <w:szCs w:val="20"/>
          <w:lang w:val="fr-FR" w:eastAsia="en-US"/>
        </w:rPr>
        <w:t>Membre du ménage </w:t>
      </w:r>
      <w:r w:rsidRPr="002566FD">
        <w:rPr>
          <w:rFonts w:cs="Arial"/>
          <w:sz w:val="20"/>
          <w:szCs w:val="20"/>
          <w:lang w:val="fr-FR" w:eastAsia="en-US"/>
        </w:rPr>
        <w:t>: c’est une personne résidant habituellement dans le ménage. Un individu réside habituellement dans le ménage dans deux situations </w:t>
      </w:r>
      <w:r w:rsidR="00D73E7C" w:rsidRPr="002566FD">
        <w:rPr>
          <w:rFonts w:cs="Arial"/>
          <w:sz w:val="20"/>
          <w:szCs w:val="20"/>
          <w:lang w:val="fr-FR" w:eastAsia="en-US"/>
        </w:rPr>
        <w:t>:</w:t>
      </w:r>
    </w:p>
    <w:p w14:paraId="4255E4C0" w14:textId="77777777" w:rsidR="00D73E7C" w:rsidRPr="002566FD" w:rsidRDefault="00722AE3" w:rsidP="00AD5E5B">
      <w:pPr>
        <w:pStyle w:val="ListParagraph"/>
        <w:numPr>
          <w:ilvl w:val="0"/>
          <w:numId w:val="61"/>
        </w:numPr>
        <w:spacing w:line="312" w:lineRule="auto"/>
        <w:rPr>
          <w:sz w:val="20"/>
          <w:szCs w:val="20"/>
          <w:lang w:val="fr-FR"/>
        </w:rPr>
      </w:pPr>
      <w:r w:rsidRPr="002566FD">
        <w:rPr>
          <w:sz w:val="20"/>
          <w:szCs w:val="20"/>
          <w:lang w:val="fr-FR"/>
        </w:rPr>
        <w:t xml:space="preserve">(i) il vit dans ce ménage depuis au moins 6 mois ; </w:t>
      </w:r>
    </w:p>
    <w:p w14:paraId="7435614E" w14:textId="77777777" w:rsidR="00D73E7C" w:rsidRPr="002566FD" w:rsidRDefault="00722AE3" w:rsidP="00AD5E5B">
      <w:pPr>
        <w:pStyle w:val="ListParagraph"/>
        <w:numPr>
          <w:ilvl w:val="0"/>
          <w:numId w:val="61"/>
        </w:numPr>
        <w:spacing w:line="312" w:lineRule="auto"/>
        <w:rPr>
          <w:lang w:val="fr-FR"/>
        </w:rPr>
      </w:pPr>
      <w:r w:rsidRPr="002566FD">
        <w:rPr>
          <w:sz w:val="20"/>
          <w:szCs w:val="20"/>
          <w:lang w:val="fr-FR"/>
        </w:rPr>
        <w:t xml:space="preserve">(ii) il est arrivé dans le ménage depuis moins de 6 mois mais avec l’intention d’y rester au moins 6 mois. </w:t>
      </w:r>
    </w:p>
    <w:p w14:paraId="3EE2D915" w14:textId="77777777" w:rsidR="00D73E7C" w:rsidRPr="002566FD" w:rsidRDefault="00D73E7C" w:rsidP="002546B4">
      <w:pPr>
        <w:spacing w:line="312" w:lineRule="auto"/>
        <w:rPr>
          <w:rFonts w:cs="Arial"/>
          <w:sz w:val="20"/>
          <w:szCs w:val="20"/>
          <w:lang w:val="fr-FR"/>
        </w:rPr>
      </w:pPr>
      <w:r w:rsidRPr="002566FD">
        <w:rPr>
          <w:rFonts w:cs="Arial"/>
          <w:sz w:val="20"/>
          <w:szCs w:val="20"/>
          <w:lang w:val="fr-FR"/>
        </w:rPr>
        <w:t>Exemples :</w:t>
      </w:r>
    </w:p>
    <w:p w14:paraId="1FAEDC43" w14:textId="77777777" w:rsidR="00D73E7C" w:rsidRPr="002566FD" w:rsidRDefault="00D73E7C" w:rsidP="00AD5E5B">
      <w:pPr>
        <w:numPr>
          <w:ilvl w:val="0"/>
          <w:numId w:val="60"/>
        </w:numPr>
        <w:spacing w:after="0" w:line="312" w:lineRule="auto"/>
        <w:rPr>
          <w:rFonts w:cs="Arial"/>
          <w:sz w:val="20"/>
          <w:szCs w:val="20"/>
          <w:lang w:val="fr-FR"/>
        </w:rPr>
      </w:pPr>
      <w:r w:rsidRPr="002566FD">
        <w:rPr>
          <w:rFonts w:cs="Arial"/>
          <w:sz w:val="20"/>
          <w:szCs w:val="20"/>
          <w:lang w:val="fr-FR"/>
        </w:rPr>
        <w:t xml:space="preserve">Moussa est arrivé dans un ménage en </w:t>
      </w:r>
      <w:r w:rsidR="002E7688" w:rsidRPr="002566FD">
        <w:rPr>
          <w:rFonts w:cs="Arial"/>
          <w:sz w:val="20"/>
          <w:szCs w:val="20"/>
          <w:lang w:val="fr-FR"/>
        </w:rPr>
        <w:t xml:space="preserve">octobre </w:t>
      </w:r>
      <w:r w:rsidRPr="002566FD">
        <w:rPr>
          <w:rFonts w:cs="Arial"/>
          <w:sz w:val="20"/>
          <w:szCs w:val="20"/>
          <w:lang w:val="fr-FR"/>
        </w:rPr>
        <w:t xml:space="preserve">(on suppose que le passage de l’agent enquêteur a lieu en </w:t>
      </w:r>
      <w:r w:rsidR="002E7688" w:rsidRPr="002566FD">
        <w:rPr>
          <w:rFonts w:cs="Arial"/>
          <w:sz w:val="20"/>
          <w:szCs w:val="20"/>
          <w:lang w:val="fr-FR"/>
        </w:rPr>
        <w:t>décembre</w:t>
      </w:r>
      <w:r w:rsidRPr="002566FD">
        <w:rPr>
          <w:rFonts w:cs="Arial"/>
          <w:sz w:val="20"/>
          <w:szCs w:val="20"/>
          <w:lang w:val="fr-FR"/>
        </w:rPr>
        <w:t>) pour poursuivre ses études, la personne ne vit dans le ménage que depuis deux mois, mais il va vivre dans le ménage pendant au moins une année scolaire, il est donc membre du ménage.</w:t>
      </w:r>
    </w:p>
    <w:p w14:paraId="1244C3D2" w14:textId="77777777" w:rsidR="00D73E7C" w:rsidRPr="002566FD" w:rsidRDefault="00D73E7C" w:rsidP="00AD5E5B">
      <w:pPr>
        <w:numPr>
          <w:ilvl w:val="0"/>
          <w:numId w:val="60"/>
        </w:numPr>
        <w:spacing w:after="0" w:line="312" w:lineRule="auto"/>
        <w:rPr>
          <w:rFonts w:cs="Arial"/>
          <w:sz w:val="20"/>
          <w:szCs w:val="20"/>
          <w:lang w:val="fr-FR"/>
        </w:rPr>
      </w:pPr>
      <w:r w:rsidRPr="002566FD">
        <w:rPr>
          <w:rFonts w:cs="Arial"/>
          <w:sz w:val="20"/>
          <w:szCs w:val="20"/>
          <w:lang w:val="fr-FR"/>
        </w:rPr>
        <w:t>Fanta, qui vivait à Dosso s’est mariée à Issa, qui vit à Niamey ; elle est venue en mariage depuis deux semaines seulement et vient donc de rejoindre son mari. Fanta est membre du ménage.</w:t>
      </w:r>
      <w:r w:rsidR="004000DB" w:rsidRPr="002566FD">
        <w:rPr>
          <w:rFonts w:cs="Arial"/>
          <w:sz w:val="20"/>
          <w:szCs w:val="20"/>
          <w:lang w:val="fr-FR"/>
        </w:rPr>
        <w:t xml:space="preserve"> </w:t>
      </w:r>
    </w:p>
    <w:p w14:paraId="7318FBB8" w14:textId="77777777" w:rsidR="00B30622" w:rsidRPr="002566FD" w:rsidRDefault="00D73E7C" w:rsidP="002546B4">
      <w:pPr>
        <w:spacing w:line="312" w:lineRule="auto"/>
        <w:rPr>
          <w:rFonts w:cs="Arial"/>
          <w:sz w:val="20"/>
          <w:szCs w:val="20"/>
          <w:lang w:val="fr-FR"/>
        </w:rPr>
      </w:pPr>
      <w:r w:rsidRPr="002566FD">
        <w:rPr>
          <w:rFonts w:cs="Arial"/>
          <w:sz w:val="20"/>
          <w:szCs w:val="20"/>
          <w:lang w:val="fr-FR"/>
        </w:rPr>
        <w:t>Une personne qui est dans un ménage pour moins de 6 mois est un visiteur. Par exemple la maman de Fanta est venue assistée au mariage de sa fille, elle va rester trois semaines, la maman de Fanta est visiteur</w:t>
      </w:r>
      <w:bookmarkStart w:id="94" w:name="_Toc404935764"/>
      <w:r w:rsidR="000E536D" w:rsidRPr="002566FD">
        <w:rPr>
          <w:rFonts w:cs="Arial"/>
          <w:sz w:val="20"/>
          <w:szCs w:val="20"/>
          <w:lang w:val="fr-FR"/>
        </w:rPr>
        <w:t>, et donc pas membre du ménage.</w:t>
      </w:r>
    </w:p>
    <w:p w14:paraId="207DB709" w14:textId="77777777" w:rsidR="000E536D" w:rsidRPr="002566FD" w:rsidRDefault="000E536D" w:rsidP="002546B4">
      <w:pPr>
        <w:spacing w:line="312" w:lineRule="auto"/>
        <w:rPr>
          <w:rFonts w:cs="Arial"/>
          <w:sz w:val="20"/>
          <w:szCs w:val="20"/>
          <w:lang w:val="fr-FR"/>
        </w:rPr>
      </w:pPr>
    </w:p>
    <w:p w14:paraId="11E38B0C" w14:textId="6D14388D" w:rsidR="00722AE3" w:rsidRPr="002566FD" w:rsidRDefault="00A73CAB" w:rsidP="00A73CAB">
      <w:pPr>
        <w:pStyle w:val="Heading1"/>
        <w:rPr>
          <w:caps/>
          <w:lang w:val="fr-FR" w:eastAsia="en-US"/>
        </w:rPr>
      </w:pPr>
      <w:bookmarkStart w:id="95" w:name="_Toc407108579"/>
      <w:bookmarkStart w:id="96" w:name="_Toc527467189"/>
      <w:r w:rsidRPr="002566FD">
        <w:rPr>
          <w:lang w:val="fr-FR" w:eastAsia="en-US"/>
        </w:rPr>
        <w:t>Procédures de l’enquête de terrain</w:t>
      </w:r>
      <w:bookmarkEnd w:id="94"/>
      <w:bookmarkEnd w:id="95"/>
      <w:bookmarkEnd w:id="96"/>
      <w:r w:rsidRPr="002566FD">
        <w:rPr>
          <w:lang w:val="fr-FR" w:eastAsia="en-US"/>
        </w:rPr>
        <w:t xml:space="preserve"> </w:t>
      </w:r>
    </w:p>
    <w:p w14:paraId="6159F65E" w14:textId="656FA848" w:rsidR="00722AE3" w:rsidRPr="002566FD" w:rsidRDefault="009F47F5" w:rsidP="000E536D">
      <w:pPr>
        <w:pStyle w:val="Heading2"/>
        <w:rPr>
          <w:lang w:val="fr-FR"/>
        </w:rPr>
      </w:pPr>
      <w:bookmarkStart w:id="97" w:name="_Toc407108580"/>
      <w:bookmarkStart w:id="98" w:name="_Toc527467190"/>
      <w:bookmarkStart w:id="99" w:name="_Toc404935765"/>
      <w:r w:rsidRPr="002566FD">
        <w:rPr>
          <w:lang w:val="fr-FR"/>
        </w:rPr>
        <w:t>Procédures</w:t>
      </w:r>
      <w:r w:rsidR="00722AE3" w:rsidRPr="002566FD">
        <w:rPr>
          <w:lang w:val="fr-FR"/>
        </w:rPr>
        <w:t xml:space="preserve"> de localisation des ménages</w:t>
      </w:r>
      <w:bookmarkEnd w:id="97"/>
      <w:bookmarkEnd w:id="98"/>
      <w:r w:rsidR="00722AE3" w:rsidRPr="002566FD">
        <w:rPr>
          <w:lang w:val="fr-FR"/>
        </w:rPr>
        <w:t xml:space="preserve"> </w:t>
      </w:r>
      <w:bookmarkEnd w:id="99"/>
    </w:p>
    <w:p w14:paraId="534D5807" w14:textId="232D3D98" w:rsidR="00722AE3" w:rsidRPr="002566FD" w:rsidRDefault="000A6E9B" w:rsidP="002546B4">
      <w:pPr>
        <w:suppressAutoHyphens/>
        <w:autoSpaceDN w:val="0"/>
        <w:spacing w:line="312" w:lineRule="auto"/>
        <w:textAlignment w:val="baseline"/>
        <w:rPr>
          <w:rFonts w:cs="Arial"/>
          <w:kern w:val="3"/>
          <w:sz w:val="20"/>
          <w:szCs w:val="24"/>
          <w:lang w:val="fr-FR"/>
        </w:rPr>
      </w:pPr>
      <w:r w:rsidRPr="002566FD">
        <w:rPr>
          <w:rFonts w:cs="Arial"/>
          <w:kern w:val="3"/>
          <w:sz w:val="20"/>
          <w:szCs w:val="24"/>
          <w:lang w:val="fr-FR"/>
        </w:rPr>
        <w:t xml:space="preserve">Il existe une base de données bien précise sur les personnes à enquêter par site (forêt). Cette base de données contient les informations suivantes : </w:t>
      </w:r>
    </w:p>
    <w:p w14:paraId="7FB461C2" w14:textId="77F72C97" w:rsidR="000A6E9B" w:rsidRPr="002566FD" w:rsidRDefault="000A6E9B" w:rsidP="000A6E9B">
      <w:pPr>
        <w:pStyle w:val="ListParagraph"/>
        <w:numPr>
          <w:ilvl w:val="0"/>
          <w:numId w:val="94"/>
        </w:numPr>
        <w:suppressAutoHyphens/>
        <w:autoSpaceDN w:val="0"/>
        <w:spacing w:line="312" w:lineRule="auto"/>
        <w:textAlignment w:val="baseline"/>
        <w:rPr>
          <w:kern w:val="3"/>
          <w:sz w:val="20"/>
          <w:szCs w:val="24"/>
          <w:lang w:val="fr-FR"/>
        </w:rPr>
      </w:pPr>
      <w:r w:rsidRPr="002566FD">
        <w:rPr>
          <w:kern w:val="3"/>
          <w:sz w:val="20"/>
          <w:szCs w:val="24"/>
          <w:lang w:val="fr-FR"/>
        </w:rPr>
        <w:t>Nom et prénom(s)</w:t>
      </w:r>
    </w:p>
    <w:p w14:paraId="18742C4A" w14:textId="1F628570" w:rsidR="000A6E9B" w:rsidRPr="002566FD" w:rsidRDefault="000A6E9B" w:rsidP="000A6E9B">
      <w:pPr>
        <w:pStyle w:val="ListParagraph"/>
        <w:numPr>
          <w:ilvl w:val="0"/>
          <w:numId w:val="94"/>
        </w:numPr>
        <w:suppressAutoHyphens/>
        <w:autoSpaceDN w:val="0"/>
        <w:spacing w:line="312" w:lineRule="auto"/>
        <w:textAlignment w:val="baseline"/>
        <w:rPr>
          <w:kern w:val="3"/>
          <w:sz w:val="20"/>
          <w:szCs w:val="24"/>
          <w:lang w:val="fr-FR"/>
        </w:rPr>
      </w:pPr>
      <w:r w:rsidRPr="002566FD">
        <w:rPr>
          <w:kern w:val="3"/>
          <w:sz w:val="20"/>
          <w:szCs w:val="24"/>
          <w:lang w:val="fr-FR"/>
        </w:rPr>
        <w:t>Age et sexe</w:t>
      </w:r>
    </w:p>
    <w:p w14:paraId="21A5DD33" w14:textId="1E3E9928" w:rsidR="000A6E9B" w:rsidRPr="002566FD" w:rsidRDefault="000A6E9B" w:rsidP="000A6E9B">
      <w:pPr>
        <w:pStyle w:val="ListParagraph"/>
        <w:numPr>
          <w:ilvl w:val="0"/>
          <w:numId w:val="94"/>
        </w:numPr>
        <w:suppressAutoHyphens/>
        <w:autoSpaceDN w:val="0"/>
        <w:spacing w:line="312" w:lineRule="auto"/>
        <w:textAlignment w:val="baseline"/>
        <w:rPr>
          <w:kern w:val="3"/>
          <w:sz w:val="20"/>
          <w:szCs w:val="24"/>
          <w:lang w:val="fr-FR"/>
        </w:rPr>
      </w:pPr>
      <w:r w:rsidRPr="002566FD">
        <w:rPr>
          <w:kern w:val="3"/>
          <w:sz w:val="20"/>
          <w:szCs w:val="24"/>
          <w:lang w:val="fr-FR"/>
        </w:rPr>
        <w:t>Village de résidence</w:t>
      </w:r>
    </w:p>
    <w:p w14:paraId="62866414" w14:textId="0A864F6A" w:rsidR="000A6E9B" w:rsidRPr="002566FD" w:rsidRDefault="000A6E9B" w:rsidP="000A6E9B">
      <w:pPr>
        <w:pStyle w:val="ListParagraph"/>
        <w:numPr>
          <w:ilvl w:val="0"/>
          <w:numId w:val="94"/>
        </w:numPr>
        <w:suppressAutoHyphens/>
        <w:autoSpaceDN w:val="0"/>
        <w:spacing w:line="312" w:lineRule="auto"/>
        <w:textAlignment w:val="baseline"/>
        <w:rPr>
          <w:kern w:val="3"/>
          <w:sz w:val="20"/>
          <w:szCs w:val="24"/>
          <w:lang w:val="fr-FR"/>
        </w:rPr>
      </w:pPr>
      <w:r w:rsidRPr="002566FD">
        <w:rPr>
          <w:kern w:val="3"/>
          <w:sz w:val="20"/>
          <w:szCs w:val="24"/>
          <w:lang w:val="fr-FR"/>
        </w:rPr>
        <w:t>Contact téléphonique pour certains des répondants</w:t>
      </w:r>
    </w:p>
    <w:p w14:paraId="4801784B" w14:textId="16B8AB00" w:rsidR="000A6E9B" w:rsidRPr="002566FD" w:rsidRDefault="000A6E9B" w:rsidP="002546B4">
      <w:pPr>
        <w:suppressAutoHyphens/>
        <w:autoSpaceDN w:val="0"/>
        <w:spacing w:line="312" w:lineRule="auto"/>
        <w:textAlignment w:val="baseline"/>
        <w:rPr>
          <w:rFonts w:cs="Arial"/>
          <w:color w:val="000000"/>
          <w:kern w:val="3"/>
          <w:sz w:val="20"/>
          <w:szCs w:val="24"/>
          <w:lang w:val="fr-FR"/>
        </w:rPr>
      </w:pPr>
      <w:r w:rsidRPr="002566FD">
        <w:rPr>
          <w:rFonts w:cs="Arial"/>
          <w:color w:val="000000"/>
          <w:kern w:val="3"/>
          <w:sz w:val="20"/>
          <w:szCs w:val="24"/>
          <w:lang w:val="fr-FR"/>
        </w:rPr>
        <w:t>Une fois sur le site, il faut prendre contact en premier lieu avec le chef de site. Ce dernier ainsi que les chefs de bloc et les présidents CGF seront informé en avance de l’arrivée des équipes d’enquêteurs par l’équipe de coordination. Il est attendu de ces derniers qu’ils aident les équipes d’enquêteurs à identifier et retrouver les répondants.</w:t>
      </w:r>
      <w:r w:rsidR="000656BB" w:rsidRPr="002566FD">
        <w:rPr>
          <w:rFonts w:cs="Arial"/>
          <w:color w:val="000000"/>
          <w:kern w:val="3"/>
          <w:sz w:val="20"/>
          <w:szCs w:val="24"/>
          <w:lang w:val="fr-FR"/>
        </w:rPr>
        <w:t xml:space="preserve"> Après avoir rencontré le chef de site, la deuxième étape est de se rendre dans les villages de résidence des répondants.</w:t>
      </w:r>
    </w:p>
    <w:p w14:paraId="5936E340" w14:textId="270D581F" w:rsidR="00722AE3" w:rsidRPr="002566FD" w:rsidRDefault="00D73E7C" w:rsidP="002546B4">
      <w:pPr>
        <w:suppressAutoHyphens/>
        <w:autoSpaceDN w:val="0"/>
        <w:spacing w:line="312" w:lineRule="auto"/>
        <w:textAlignment w:val="baseline"/>
        <w:rPr>
          <w:rFonts w:cs="Arial"/>
          <w:kern w:val="3"/>
          <w:sz w:val="20"/>
          <w:szCs w:val="24"/>
          <w:lang w:val="fr-FR"/>
        </w:rPr>
      </w:pPr>
      <w:r w:rsidRPr="002566FD">
        <w:rPr>
          <w:rFonts w:cs="Arial"/>
          <w:color w:val="000000"/>
          <w:kern w:val="3"/>
          <w:sz w:val="20"/>
          <w:szCs w:val="24"/>
          <w:lang w:val="fr-FR"/>
        </w:rPr>
        <w:t xml:space="preserve">La première tâche à réaliser lors de l’arrivée dans </w:t>
      </w:r>
      <w:r w:rsidR="00EF508C" w:rsidRPr="002566FD">
        <w:rPr>
          <w:rFonts w:cs="Arial"/>
          <w:color w:val="000000"/>
          <w:kern w:val="3"/>
          <w:sz w:val="20"/>
          <w:szCs w:val="24"/>
          <w:lang w:val="fr-FR"/>
        </w:rPr>
        <w:t>un village</w:t>
      </w:r>
      <w:r w:rsidRPr="002566FD">
        <w:rPr>
          <w:rFonts w:cs="Arial"/>
          <w:color w:val="000000"/>
          <w:kern w:val="3"/>
          <w:sz w:val="20"/>
          <w:szCs w:val="24"/>
          <w:lang w:val="fr-FR"/>
        </w:rPr>
        <w:t xml:space="preserve"> est de localiser tous les ménages de l’échantillon </w:t>
      </w:r>
      <w:r w:rsidR="00EF508C" w:rsidRPr="002566FD">
        <w:rPr>
          <w:rFonts w:cs="Arial"/>
          <w:color w:val="000000"/>
          <w:kern w:val="3"/>
          <w:sz w:val="20"/>
          <w:szCs w:val="24"/>
          <w:lang w:val="fr-FR"/>
        </w:rPr>
        <w:t>du village</w:t>
      </w:r>
      <w:r w:rsidR="000656BB" w:rsidRPr="002566FD">
        <w:rPr>
          <w:rFonts w:cs="Arial"/>
          <w:color w:val="000000"/>
          <w:kern w:val="3"/>
          <w:sz w:val="20"/>
          <w:szCs w:val="24"/>
          <w:lang w:val="fr-FR"/>
        </w:rPr>
        <w:t xml:space="preserve"> avec l’aide de équipes du PIF que sont les chefs de site et les chefs de bloc</w:t>
      </w:r>
      <w:r w:rsidRPr="002566FD">
        <w:rPr>
          <w:rFonts w:cs="Arial"/>
          <w:color w:val="000000"/>
          <w:kern w:val="3"/>
          <w:sz w:val="20"/>
          <w:szCs w:val="24"/>
          <w:lang w:val="fr-FR"/>
        </w:rPr>
        <w:t xml:space="preserve">. Cette tâche incombe au </w:t>
      </w:r>
      <w:r w:rsidR="000A6E9B" w:rsidRPr="002566FD">
        <w:rPr>
          <w:rFonts w:cs="Arial"/>
          <w:color w:val="000000"/>
          <w:kern w:val="3"/>
          <w:sz w:val="20"/>
          <w:szCs w:val="24"/>
          <w:lang w:val="fr-FR"/>
        </w:rPr>
        <w:t>chef d’équipe</w:t>
      </w:r>
      <w:r w:rsidRPr="002566FD">
        <w:rPr>
          <w:rFonts w:cs="Arial"/>
          <w:color w:val="000000"/>
          <w:kern w:val="3"/>
          <w:sz w:val="20"/>
          <w:szCs w:val="24"/>
          <w:lang w:val="fr-FR"/>
        </w:rPr>
        <w:t xml:space="preserve">, qui pourra ensuite assigner le travail aux </w:t>
      </w:r>
      <w:r w:rsidR="000A6E9B" w:rsidRPr="002566FD">
        <w:rPr>
          <w:rFonts w:cs="Arial"/>
          <w:color w:val="000000"/>
          <w:kern w:val="3"/>
          <w:sz w:val="20"/>
          <w:szCs w:val="24"/>
          <w:lang w:val="fr-FR"/>
        </w:rPr>
        <w:t xml:space="preserve">autres </w:t>
      </w:r>
      <w:r w:rsidRPr="002566FD">
        <w:rPr>
          <w:rFonts w:cs="Arial"/>
          <w:color w:val="000000"/>
          <w:kern w:val="3"/>
          <w:sz w:val="20"/>
          <w:szCs w:val="24"/>
          <w:lang w:val="fr-FR"/>
        </w:rPr>
        <w:t xml:space="preserve">enquêteurs. </w:t>
      </w:r>
      <w:r w:rsidR="001C3E5A" w:rsidRPr="002566FD">
        <w:rPr>
          <w:rFonts w:cs="Arial"/>
          <w:color w:val="000000"/>
          <w:kern w:val="3"/>
          <w:sz w:val="20"/>
          <w:szCs w:val="24"/>
          <w:lang w:val="fr-FR"/>
        </w:rPr>
        <w:t>D</w:t>
      </w:r>
      <w:r w:rsidR="00722AE3" w:rsidRPr="002566FD">
        <w:rPr>
          <w:rFonts w:cs="Arial"/>
          <w:color w:val="000000"/>
          <w:kern w:val="3"/>
          <w:sz w:val="20"/>
          <w:szCs w:val="24"/>
          <w:lang w:val="fr-FR"/>
        </w:rPr>
        <w:t>ifférentes situations peuvent se présenter. L'a</w:t>
      </w:r>
      <w:r w:rsidR="00722AE3" w:rsidRPr="002566FD">
        <w:rPr>
          <w:rFonts w:cs="Arial"/>
          <w:kern w:val="3"/>
          <w:sz w:val="20"/>
          <w:szCs w:val="24"/>
          <w:lang w:val="fr-FR"/>
        </w:rPr>
        <w:t>lgorithme suivant couvre les étapes à suivre pour localiser les ménages en fonction des différents scénarios possibles.</w:t>
      </w:r>
    </w:p>
    <w:p w14:paraId="580D29DB" w14:textId="024E6E80" w:rsidR="00722AE3" w:rsidRPr="002566FD" w:rsidRDefault="001C3E5A" w:rsidP="000A6E9B">
      <w:pPr>
        <w:suppressAutoHyphens/>
        <w:autoSpaceDN w:val="0"/>
        <w:spacing w:line="312" w:lineRule="auto"/>
        <w:textAlignment w:val="baseline"/>
        <w:rPr>
          <w:rFonts w:cs="Arial"/>
          <w:b/>
          <w:bCs/>
          <w:kern w:val="3"/>
          <w:sz w:val="20"/>
          <w:szCs w:val="24"/>
          <w:shd w:val="clear" w:color="auto" w:fill="FFFFFF"/>
          <w:lang w:val="fr-FR"/>
        </w:rPr>
      </w:pPr>
      <w:r w:rsidRPr="002566FD">
        <w:rPr>
          <w:rFonts w:cs="Arial"/>
          <w:kern w:val="3"/>
          <w:sz w:val="20"/>
          <w:szCs w:val="24"/>
          <w:shd w:val="clear" w:color="auto" w:fill="FFFFFF"/>
          <w:lang w:val="fr-FR"/>
        </w:rPr>
        <w:t>Plusieurs s</w:t>
      </w:r>
      <w:r w:rsidR="00722AE3" w:rsidRPr="002566FD">
        <w:rPr>
          <w:rFonts w:cs="Arial"/>
          <w:kern w:val="3"/>
          <w:sz w:val="20"/>
          <w:szCs w:val="24"/>
          <w:shd w:val="clear" w:color="auto" w:fill="FFFFFF"/>
          <w:lang w:val="fr-FR"/>
        </w:rPr>
        <w:t>ituations peuvent se présenter aux enquêteurs</w:t>
      </w:r>
      <w:r w:rsidRPr="002566FD">
        <w:rPr>
          <w:rFonts w:cs="Arial"/>
          <w:kern w:val="3"/>
          <w:sz w:val="20"/>
          <w:szCs w:val="24"/>
          <w:shd w:val="clear" w:color="auto" w:fill="FFFFFF"/>
          <w:lang w:val="fr-FR"/>
        </w:rPr>
        <w:t xml:space="preserve">. Ces situations ne sont pas couvertes en détail ici. </w:t>
      </w:r>
    </w:p>
    <w:p w14:paraId="0C0B9173" w14:textId="77777777" w:rsidR="001C3E5A" w:rsidRPr="002566FD" w:rsidRDefault="001C3E5A" w:rsidP="00AD5E5B">
      <w:pPr>
        <w:numPr>
          <w:ilvl w:val="0"/>
          <w:numId w:val="54"/>
        </w:numPr>
        <w:suppressAutoHyphens/>
        <w:autoSpaceDN w:val="0"/>
        <w:spacing w:line="312" w:lineRule="auto"/>
        <w:textAlignment w:val="baseline"/>
        <w:rPr>
          <w:rFonts w:eastAsia="ArialMT" w:cs="Arial"/>
          <w:kern w:val="3"/>
          <w:sz w:val="20"/>
          <w:szCs w:val="20"/>
          <w:shd w:val="clear" w:color="auto" w:fill="FFFFFF"/>
          <w:lang w:val="fr-FR"/>
        </w:rPr>
      </w:pPr>
      <w:r w:rsidRPr="002566FD">
        <w:rPr>
          <w:rFonts w:eastAsia="ArialMT" w:cs="Arial"/>
          <w:b/>
          <w:kern w:val="3"/>
          <w:sz w:val="20"/>
          <w:szCs w:val="20"/>
          <w:shd w:val="clear" w:color="auto" w:fill="FFFFFF"/>
          <w:lang w:val="fr-FR"/>
        </w:rPr>
        <w:t>Ménage non localisé</w:t>
      </w:r>
      <w:r w:rsidRPr="002566FD">
        <w:rPr>
          <w:rFonts w:eastAsia="ArialMT" w:cs="Arial"/>
          <w:kern w:val="3"/>
          <w:sz w:val="20"/>
          <w:szCs w:val="20"/>
          <w:shd w:val="clear" w:color="auto" w:fill="FFFFFF"/>
          <w:lang w:val="fr-FR"/>
        </w:rPr>
        <w:t> : vérifier d</w:t>
      </w:r>
      <w:r w:rsidR="00EF508C" w:rsidRPr="002566FD">
        <w:rPr>
          <w:rFonts w:eastAsia="ArialMT" w:cs="Arial"/>
          <w:kern w:val="3"/>
          <w:sz w:val="20"/>
          <w:szCs w:val="20"/>
          <w:shd w:val="clear" w:color="auto" w:fill="FFFFFF"/>
          <w:lang w:val="fr-FR"/>
        </w:rPr>
        <w:t>ans</w:t>
      </w:r>
      <w:r w:rsidRPr="002566FD">
        <w:rPr>
          <w:rFonts w:eastAsia="ArialMT" w:cs="Arial"/>
          <w:kern w:val="3"/>
          <w:sz w:val="20"/>
          <w:szCs w:val="20"/>
          <w:shd w:val="clear" w:color="auto" w:fill="FFFFFF"/>
          <w:lang w:val="fr-FR"/>
        </w:rPr>
        <w:t xml:space="preserve"> tou</w:t>
      </w:r>
      <w:r w:rsidR="00EF508C" w:rsidRPr="002566FD">
        <w:rPr>
          <w:rFonts w:eastAsia="ArialMT" w:cs="Arial"/>
          <w:kern w:val="3"/>
          <w:sz w:val="20"/>
          <w:szCs w:val="20"/>
          <w:shd w:val="clear" w:color="auto" w:fill="FFFFFF"/>
          <w:lang w:val="fr-FR"/>
        </w:rPr>
        <w:t>t</w:t>
      </w:r>
      <w:r w:rsidRPr="002566FD">
        <w:rPr>
          <w:rFonts w:eastAsia="ArialMT" w:cs="Arial"/>
          <w:kern w:val="3"/>
          <w:sz w:val="20"/>
          <w:szCs w:val="20"/>
          <w:shd w:val="clear" w:color="auto" w:fill="FFFFFF"/>
          <w:lang w:val="fr-FR"/>
        </w:rPr>
        <w:t xml:space="preserve"> le village, et aussi dans les hameaux rattachés au village. Reporter le cas à l’équipe de coordination.</w:t>
      </w:r>
    </w:p>
    <w:p w14:paraId="32D7A8EB" w14:textId="4CAB07A6" w:rsidR="00D73E7C" w:rsidRPr="002566FD" w:rsidRDefault="00722AE3" w:rsidP="00AD5E5B">
      <w:pPr>
        <w:numPr>
          <w:ilvl w:val="0"/>
          <w:numId w:val="54"/>
        </w:numPr>
        <w:suppressAutoHyphens/>
        <w:autoSpaceDN w:val="0"/>
        <w:spacing w:line="312" w:lineRule="auto"/>
        <w:textAlignment w:val="baseline"/>
        <w:rPr>
          <w:rFonts w:eastAsia="ArialMT" w:cs="Arial"/>
          <w:kern w:val="3"/>
          <w:sz w:val="20"/>
          <w:szCs w:val="20"/>
          <w:shd w:val="clear" w:color="auto" w:fill="FFFFFF"/>
          <w:lang w:val="fr-FR"/>
        </w:rPr>
      </w:pPr>
      <w:r w:rsidRPr="002566FD">
        <w:rPr>
          <w:rFonts w:cs="Arial"/>
          <w:b/>
          <w:bCs/>
          <w:kern w:val="3"/>
          <w:sz w:val="20"/>
          <w:szCs w:val="24"/>
          <w:shd w:val="clear" w:color="auto" w:fill="FFFFFF"/>
          <w:lang w:val="fr-FR"/>
        </w:rPr>
        <w:t>Répondant</w:t>
      </w:r>
      <w:r w:rsidRPr="002566FD">
        <w:rPr>
          <w:rFonts w:cs="Arial"/>
          <w:bCs/>
          <w:kern w:val="3"/>
          <w:sz w:val="20"/>
          <w:szCs w:val="24"/>
          <w:shd w:val="clear" w:color="auto" w:fill="FFFFFF"/>
          <w:lang w:val="fr-FR"/>
        </w:rPr>
        <w:t xml:space="preserve">: l’enquêteur doit faire d’autres passages et prendre rendez-vous au besoin directement avec la personne concernée si elle est joignable au téléphone, soit auprès des membres du ménage maîtrisant son agenda. </w:t>
      </w:r>
      <w:r w:rsidRPr="002566FD">
        <w:rPr>
          <w:rFonts w:eastAsia="ArialMT" w:cs="Arial"/>
          <w:kern w:val="3"/>
          <w:sz w:val="20"/>
          <w:szCs w:val="20"/>
          <w:shd w:val="clear" w:color="auto" w:fill="FFFFFF"/>
          <w:lang w:val="fr-FR"/>
        </w:rPr>
        <w:t xml:space="preserve">Plusieurs passages sont possibles aussi longtemps que l'équipe de l'enquêteur est dans </w:t>
      </w:r>
      <w:r w:rsidR="000656BB" w:rsidRPr="002566FD">
        <w:rPr>
          <w:rFonts w:eastAsia="ArialMT" w:cs="Arial"/>
          <w:kern w:val="3"/>
          <w:sz w:val="20"/>
          <w:szCs w:val="20"/>
          <w:shd w:val="clear" w:color="auto" w:fill="FFFFFF"/>
          <w:lang w:val="fr-FR"/>
        </w:rPr>
        <w:t>la zone</w:t>
      </w:r>
      <w:r w:rsidRPr="002566FD">
        <w:rPr>
          <w:rFonts w:eastAsia="ArialMT" w:cs="Arial"/>
          <w:kern w:val="3"/>
          <w:sz w:val="20"/>
          <w:szCs w:val="20"/>
          <w:shd w:val="clear" w:color="auto" w:fill="FFFFFF"/>
          <w:lang w:val="fr-FR"/>
        </w:rPr>
        <w:t xml:space="preserve">. </w:t>
      </w:r>
      <w:r w:rsidRPr="002566FD">
        <w:rPr>
          <w:rFonts w:cs="Arial"/>
          <w:bCs/>
          <w:kern w:val="3"/>
          <w:sz w:val="20"/>
          <w:szCs w:val="24"/>
          <w:shd w:val="clear" w:color="auto" w:fill="FFFFFF"/>
          <w:lang w:val="fr-FR"/>
        </w:rPr>
        <w:t>A</w:t>
      </w:r>
      <w:r w:rsidRPr="002566FD">
        <w:rPr>
          <w:rFonts w:eastAsia="ArialMT" w:cs="Arial"/>
          <w:kern w:val="3"/>
          <w:sz w:val="20"/>
          <w:szCs w:val="20"/>
          <w:shd w:val="clear" w:color="auto" w:fill="FFFFFF"/>
          <w:lang w:val="fr-FR"/>
        </w:rPr>
        <w:t xml:space="preserve">u-delà de la durée du passage de l’équipe de l’enquêteur dans </w:t>
      </w:r>
      <w:r w:rsidR="000656BB" w:rsidRPr="002566FD">
        <w:rPr>
          <w:rFonts w:eastAsia="ArialMT" w:cs="Arial"/>
          <w:kern w:val="3"/>
          <w:sz w:val="20"/>
          <w:szCs w:val="20"/>
          <w:shd w:val="clear" w:color="auto" w:fill="FFFFFF"/>
          <w:lang w:val="fr-FR"/>
        </w:rPr>
        <w:t>la zone</w:t>
      </w:r>
      <w:r w:rsidRPr="002566FD">
        <w:rPr>
          <w:rFonts w:eastAsia="ArialMT" w:cs="Arial"/>
          <w:kern w:val="3"/>
          <w:sz w:val="20"/>
          <w:szCs w:val="20"/>
          <w:shd w:val="clear" w:color="auto" w:fill="FFFFFF"/>
          <w:lang w:val="fr-FR"/>
        </w:rPr>
        <w:t>, l</w:t>
      </w:r>
      <w:r w:rsidR="000656BB" w:rsidRPr="002566FD">
        <w:rPr>
          <w:rFonts w:eastAsia="ArialMT" w:cs="Arial"/>
          <w:kern w:val="3"/>
          <w:sz w:val="20"/>
          <w:szCs w:val="20"/>
          <w:shd w:val="clear" w:color="auto" w:fill="FFFFFF"/>
          <w:lang w:val="fr-FR"/>
        </w:rPr>
        <w:t>e chef d’équipe devra reporter le cas à l’équipe de coordination</w:t>
      </w:r>
      <w:r w:rsidR="001C3E5A" w:rsidRPr="002566FD">
        <w:rPr>
          <w:rFonts w:eastAsia="ArialMT" w:cs="Arial"/>
          <w:kern w:val="3"/>
          <w:sz w:val="20"/>
          <w:szCs w:val="20"/>
          <w:shd w:val="clear" w:color="auto" w:fill="FFFFFF"/>
          <w:lang w:val="fr-FR"/>
        </w:rPr>
        <w:t>.</w:t>
      </w:r>
    </w:p>
    <w:p w14:paraId="1678056F" w14:textId="2881D1F5" w:rsidR="00722AE3" w:rsidRPr="002566FD" w:rsidRDefault="007C4156" w:rsidP="00AD5E5B">
      <w:pPr>
        <w:numPr>
          <w:ilvl w:val="0"/>
          <w:numId w:val="54"/>
        </w:numPr>
        <w:suppressAutoHyphens/>
        <w:autoSpaceDN w:val="0"/>
        <w:spacing w:line="312" w:lineRule="auto"/>
        <w:textAlignment w:val="baseline"/>
        <w:rPr>
          <w:rFonts w:eastAsia="ArialMT" w:cs="Arial"/>
          <w:kern w:val="3"/>
          <w:sz w:val="20"/>
          <w:szCs w:val="20"/>
          <w:shd w:val="clear" w:color="auto" w:fill="FFFFFF"/>
          <w:lang w:val="fr-FR"/>
        </w:rPr>
      </w:pPr>
      <w:r w:rsidRPr="002566FD">
        <w:rPr>
          <w:rFonts w:cs="Arial"/>
          <w:b/>
          <w:bCs/>
          <w:kern w:val="3"/>
          <w:sz w:val="20"/>
          <w:szCs w:val="24"/>
          <w:shd w:val="clear" w:color="auto" w:fill="FFFFFF"/>
          <w:lang w:val="fr-FR"/>
        </w:rPr>
        <w:t>Répondant</w:t>
      </w:r>
      <w:r w:rsidR="001C3E5A" w:rsidRPr="002566FD">
        <w:rPr>
          <w:rFonts w:cs="Arial"/>
          <w:b/>
          <w:bCs/>
          <w:kern w:val="3"/>
          <w:sz w:val="20"/>
          <w:szCs w:val="24"/>
          <w:shd w:val="clear" w:color="auto" w:fill="FFFFFF"/>
          <w:lang w:val="fr-FR"/>
        </w:rPr>
        <w:t xml:space="preserve"> </w:t>
      </w:r>
      <w:r w:rsidRPr="002566FD">
        <w:rPr>
          <w:rFonts w:cs="Arial"/>
          <w:b/>
          <w:bCs/>
          <w:kern w:val="3"/>
          <w:sz w:val="20"/>
          <w:szCs w:val="24"/>
          <w:shd w:val="clear" w:color="auto" w:fill="FFFFFF"/>
          <w:lang w:val="fr-FR"/>
        </w:rPr>
        <w:t>migrant :</w:t>
      </w:r>
      <w:r w:rsidR="000473E4" w:rsidRPr="002566FD">
        <w:rPr>
          <w:rFonts w:cs="Arial"/>
          <w:b/>
          <w:bCs/>
          <w:kern w:val="3"/>
          <w:sz w:val="20"/>
          <w:szCs w:val="24"/>
          <w:shd w:val="clear" w:color="auto" w:fill="FFFFFF"/>
          <w:lang w:val="fr-FR"/>
        </w:rPr>
        <w:t xml:space="preserve"> </w:t>
      </w:r>
      <w:r w:rsidR="000473E4" w:rsidRPr="002566FD">
        <w:rPr>
          <w:rFonts w:cs="Arial"/>
          <w:bCs/>
          <w:kern w:val="3"/>
          <w:sz w:val="20"/>
          <w:szCs w:val="24"/>
          <w:shd w:val="clear" w:color="auto" w:fill="FFFFFF"/>
          <w:lang w:val="fr-FR"/>
        </w:rPr>
        <w:t xml:space="preserve">Si après toutes les vérifications, il est confirmé que le ménage </w:t>
      </w:r>
      <w:r w:rsidRPr="002566FD">
        <w:rPr>
          <w:rFonts w:cs="Arial"/>
          <w:bCs/>
          <w:kern w:val="3"/>
          <w:sz w:val="20"/>
          <w:szCs w:val="24"/>
          <w:shd w:val="clear" w:color="auto" w:fill="FFFFFF"/>
          <w:lang w:val="fr-FR"/>
        </w:rPr>
        <w:t xml:space="preserve">du répondant </w:t>
      </w:r>
      <w:r w:rsidR="000473E4" w:rsidRPr="002566FD">
        <w:rPr>
          <w:rFonts w:cs="Arial"/>
          <w:bCs/>
          <w:kern w:val="3"/>
          <w:sz w:val="20"/>
          <w:szCs w:val="24"/>
          <w:shd w:val="clear" w:color="auto" w:fill="FFFFFF"/>
          <w:lang w:val="fr-FR"/>
        </w:rPr>
        <w:t>à quitter le village pour migrer à un autre lieu de résidence</w:t>
      </w:r>
      <w:r w:rsidRPr="002566FD">
        <w:rPr>
          <w:rFonts w:cs="Arial"/>
          <w:bCs/>
          <w:kern w:val="3"/>
          <w:sz w:val="20"/>
          <w:szCs w:val="24"/>
          <w:shd w:val="clear" w:color="auto" w:fill="FFFFFF"/>
          <w:lang w:val="fr-FR"/>
        </w:rPr>
        <w:t xml:space="preserve"> en dehors de la zone de couverture de l’enquête</w:t>
      </w:r>
      <w:r w:rsidR="000473E4" w:rsidRPr="002566FD">
        <w:rPr>
          <w:rFonts w:cs="Arial"/>
          <w:bCs/>
          <w:kern w:val="3"/>
          <w:sz w:val="20"/>
          <w:szCs w:val="24"/>
          <w:shd w:val="clear" w:color="auto" w:fill="FFFFFF"/>
          <w:lang w:val="fr-FR"/>
        </w:rPr>
        <w:t xml:space="preserve">, veuillez informer </w:t>
      </w:r>
      <w:r w:rsidRPr="002566FD">
        <w:rPr>
          <w:rFonts w:cs="Arial"/>
          <w:bCs/>
          <w:kern w:val="3"/>
          <w:sz w:val="20"/>
          <w:szCs w:val="24"/>
          <w:shd w:val="clear" w:color="auto" w:fill="FFFFFF"/>
          <w:lang w:val="fr-FR"/>
        </w:rPr>
        <w:t>l’équipe de coordination qui</w:t>
      </w:r>
      <w:r w:rsidR="000473E4" w:rsidRPr="002566FD">
        <w:rPr>
          <w:rFonts w:cs="Arial"/>
          <w:bCs/>
          <w:kern w:val="3"/>
          <w:sz w:val="20"/>
          <w:szCs w:val="24"/>
          <w:shd w:val="clear" w:color="auto" w:fill="FFFFFF"/>
          <w:lang w:val="fr-FR"/>
        </w:rPr>
        <w:t xml:space="preserve"> donnera la conduite à tenir.</w:t>
      </w:r>
      <w:r w:rsidR="001C3E5A" w:rsidRPr="002566FD">
        <w:rPr>
          <w:rFonts w:cs="Arial"/>
          <w:b/>
          <w:bCs/>
          <w:kern w:val="3"/>
          <w:sz w:val="20"/>
          <w:szCs w:val="24"/>
          <w:shd w:val="clear" w:color="auto" w:fill="FFFFFF"/>
          <w:lang w:val="fr-FR"/>
        </w:rPr>
        <w:t xml:space="preserve"> </w:t>
      </w:r>
    </w:p>
    <w:p w14:paraId="1575206F" w14:textId="6974B3BC" w:rsidR="00722AE3" w:rsidRPr="002566FD" w:rsidRDefault="00722AE3" w:rsidP="00AD5E5B">
      <w:pPr>
        <w:numPr>
          <w:ilvl w:val="0"/>
          <w:numId w:val="54"/>
        </w:numPr>
        <w:suppressAutoHyphens/>
        <w:autoSpaceDN w:val="0"/>
        <w:spacing w:line="312" w:lineRule="auto"/>
        <w:textAlignment w:val="baseline"/>
        <w:rPr>
          <w:rFonts w:cs="Arial"/>
          <w:b/>
          <w:bCs/>
          <w:kern w:val="3"/>
          <w:sz w:val="20"/>
          <w:szCs w:val="24"/>
          <w:shd w:val="clear" w:color="auto" w:fill="FFFFFF"/>
          <w:lang w:val="fr-FR"/>
        </w:rPr>
      </w:pPr>
      <w:r w:rsidRPr="002566FD">
        <w:rPr>
          <w:rFonts w:cs="Arial"/>
          <w:b/>
          <w:bCs/>
          <w:kern w:val="3"/>
          <w:sz w:val="20"/>
          <w:szCs w:val="24"/>
          <w:shd w:val="clear" w:color="auto" w:fill="FFFFFF"/>
          <w:lang w:val="fr-FR"/>
        </w:rPr>
        <w:t>Changement de chef de ménage </w:t>
      </w:r>
      <w:r w:rsidRPr="002566FD">
        <w:rPr>
          <w:rFonts w:cs="Arial"/>
          <w:bCs/>
          <w:kern w:val="3"/>
          <w:sz w:val="20"/>
          <w:szCs w:val="24"/>
          <w:shd w:val="clear" w:color="auto" w:fill="FFFFFF"/>
          <w:lang w:val="fr-FR"/>
        </w:rPr>
        <w:t>:</w:t>
      </w:r>
      <w:r w:rsidRPr="002566FD">
        <w:rPr>
          <w:rFonts w:cs="Arial"/>
          <w:b/>
          <w:bCs/>
          <w:kern w:val="3"/>
          <w:sz w:val="20"/>
          <w:szCs w:val="24"/>
          <w:shd w:val="clear" w:color="auto" w:fill="FFFFFF"/>
          <w:lang w:val="fr-FR"/>
        </w:rPr>
        <w:t xml:space="preserve"> </w:t>
      </w:r>
      <w:r w:rsidRPr="002566FD">
        <w:rPr>
          <w:rFonts w:cs="Arial"/>
          <w:kern w:val="3"/>
          <w:sz w:val="20"/>
          <w:szCs w:val="24"/>
          <w:shd w:val="clear" w:color="auto" w:fill="FFFFFF"/>
          <w:lang w:val="fr-FR"/>
        </w:rPr>
        <w:t xml:space="preserve">si le chef de ménage </w:t>
      </w:r>
      <w:r w:rsidR="00EF508C" w:rsidRPr="002566FD">
        <w:rPr>
          <w:rFonts w:cs="Arial"/>
          <w:kern w:val="3"/>
          <w:sz w:val="20"/>
          <w:szCs w:val="24"/>
          <w:shd w:val="clear" w:color="auto" w:fill="FFFFFF"/>
          <w:lang w:val="fr-FR"/>
        </w:rPr>
        <w:t>fourni par l’équipe de coordination</w:t>
      </w:r>
      <w:r w:rsidRPr="002566FD">
        <w:rPr>
          <w:rFonts w:cs="Arial"/>
          <w:kern w:val="3"/>
          <w:sz w:val="20"/>
          <w:szCs w:val="24"/>
          <w:shd w:val="clear" w:color="auto" w:fill="FFFFFF"/>
          <w:lang w:val="fr-FR"/>
        </w:rPr>
        <w:t xml:space="preserve"> est mort ou celui-ci a changé depuis l’enquête de </w:t>
      </w:r>
      <w:r w:rsidR="007C4156" w:rsidRPr="002566FD">
        <w:rPr>
          <w:rFonts w:cs="Arial"/>
          <w:kern w:val="3"/>
          <w:sz w:val="20"/>
          <w:szCs w:val="24"/>
          <w:shd w:val="clear" w:color="auto" w:fill="FFFFFF"/>
          <w:lang w:val="fr-FR"/>
        </w:rPr>
        <w:t>base</w:t>
      </w:r>
      <w:r w:rsidRPr="002566FD">
        <w:rPr>
          <w:rFonts w:cs="Arial"/>
          <w:kern w:val="3"/>
          <w:sz w:val="20"/>
          <w:szCs w:val="24"/>
          <w:shd w:val="clear" w:color="auto" w:fill="FFFFFF"/>
          <w:lang w:val="fr-FR"/>
        </w:rPr>
        <w:t xml:space="preserve">, c'est donc son remplaçant qui est inscrit comme chef du ménage enquêté. Il faudra retrouver les membres les plus proches de lui qui en faisait partie et identifier qui fait maintenant office de chef de ménage. Il peut être l’épouse du chef de ménage si elle est vivante ou un des enfants du chef de ménage. </w:t>
      </w:r>
    </w:p>
    <w:p w14:paraId="0202912A" w14:textId="77777777" w:rsidR="00731BAF" w:rsidRPr="002566FD" w:rsidRDefault="00731BAF" w:rsidP="00D9666A">
      <w:pPr>
        <w:spacing w:line="312" w:lineRule="auto"/>
        <w:rPr>
          <w:rFonts w:cs="Arial"/>
          <w:sz w:val="20"/>
          <w:szCs w:val="20"/>
          <w:lang w:val="fr-FR" w:eastAsia="en-US"/>
        </w:rPr>
      </w:pPr>
    </w:p>
    <w:p w14:paraId="3787B2ED" w14:textId="58D0EDEE" w:rsidR="00722AE3" w:rsidRPr="002566FD" w:rsidRDefault="00722AE3" w:rsidP="00C67062">
      <w:pPr>
        <w:pStyle w:val="Heading1"/>
        <w:rPr>
          <w:lang w:val="fr-FR" w:eastAsia="en-US"/>
        </w:rPr>
      </w:pPr>
      <w:bookmarkStart w:id="100" w:name="_Toc404935769"/>
      <w:bookmarkStart w:id="101" w:name="_Toc407108586"/>
      <w:bookmarkStart w:id="102" w:name="_Toc527467191"/>
      <w:r w:rsidRPr="002566FD">
        <w:rPr>
          <w:lang w:val="fr-FR" w:eastAsia="en-US"/>
        </w:rPr>
        <w:lastRenderedPageBreak/>
        <w:t>Remplissage du questionnaire</w:t>
      </w:r>
      <w:bookmarkStart w:id="103" w:name="_Toc404935770"/>
      <w:bookmarkEnd w:id="100"/>
      <w:r w:rsidR="00313706" w:rsidRPr="002566FD">
        <w:rPr>
          <w:lang w:val="fr-FR" w:eastAsia="en-US"/>
        </w:rPr>
        <w:t> :</w:t>
      </w:r>
      <w:bookmarkEnd w:id="101"/>
      <w:bookmarkEnd w:id="102"/>
      <w:bookmarkEnd w:id="103"/>
      <w:r w:rsidR="00B074E9" w:rsidRPr="002566FD">
        <w:rPr>
          <w:smallCaps/>
          <w:sz w:val="24"/>
          <w:szCs w:val="24"/>
          <w:shd w:val="clear" w:color="auto" w:fill="FFFFFF"/>
          <w:lang w:val="fr-FR" w:eastAsia="en-US"/>
        </w:rPr>
        <w:t xml:space="preserve"> </w:t>
      </w:r>
    </w:p>
    <w:p w14:paraId="6BE8108E" w14:textId="60D1204F" w:rsidR="00722AE3" w:rsidRPr="002566FD" w:rsidRDefault="00722AE3" w:rsidP="002546B4">
      <w:pPr>
        <w:suppressAutoHyphens/>
        <w:autoSpaceDN w:val="0"/>
        <w:spacing w:line="312" w:lineRule="auto"/>
        <w:textAlignment w:val="baseline"/>
        <w:rPr>
          <w:rFonts w:cs="Arial"/>
          <w:color w:val="000000"/>
          <w:kern w:val="3"/>
          <w:sz w:val="20"/>
          <w:szCs w:val="24"/>
          <w:lang w:val="fr-FR"/>
        </w:rPr>
      </w:pPr>
      <w:r w:rsidRPr="002566FD">
        <w:rPr>
          <w:rFonts w:cs="Arial"/>
          <w:kern w:val="3"/>
          <w:sz w:val="20"/>
          <w:szCs w:val="24"/>
          <w:lang w:val="fr-FR"/>
        </w:rPr>
        <w:t xml:space="preserve">Le questionnaire commence par l'identification </w:t>
      </w:r>
      <w:r w:rsidR="003C4CEC" w:rsidRPr="002566FD">
        <w:rPr>
          <w:rFonts w:cs="Arial"/>
          <w:kern w:val="3"/>
          <w:sz w:val="20"/>
          <w:szCs w:val="24"/>
          <w:lang w:val="fr-FR"/>
        </w:rPr>
        <w:t>du répondant</w:t>
      </w:r>
      <w:r w:rsidRPr="002566FD">
        <w:rPr>
          <w:rFonts w:cs="Arial"/>
          <w:kern w:val="3"/>
          <w:sz w:val="20"/>
          <w:szCs w:val="24"/>
          <w:lang w:val="fr-FR"/>
        </w:rPr>
        <w:t xml:space="preserve">. </w:t>
      </w:r>
      <w:r w:rsidR="009F4C19" w:rsidRPr="002566FD">
        <w:rPr>
          <w:rFonts w:cs="Arial"/>
          <w:kern w:val="3"/>
          <w:sz w:val="20"/>
          <w:szCs w:val="24"/>
          <w:lang w:val="fr-FR"/>
        </w:rPr>
        <w:t>Il s</w:t>
      </w:r>
      <w:r w:rsidRPr="002566FD">
        <w:rPr>
          <w:rFonts w:cs="Arial"/>
          <w:kern w:val="3"/>
          <w:sz w:val="20"/>
          <w:szCs w:val="24"/>
          <w:lang w:val="fr-FR"/>
        </w:rPr>
        <w:t>'en sui</w:t>
      </w:r>
      <w:r w:rsidR="00E97C83" w:rsidRPr="002566FD">
        <w:rPr>
          <w:rFonts w:cs="Arial"/>
          <w:kern w:val="3"/>
          <w:sz w:val="20"/>
          <w:szCs w:val="24"/>
          <w:lang w:val="fr-FR"/>
        </w:rPr>
        <w:t>t</w:t>
      </w:r>
      <w:r w:rsidRPr="002566FD">
        <w:rPr>
          <w:rFonts w:cs="Arial"/>
          <w:kern w:val="3"/>
          <w:sz w:val="20"/>
          <w:szCs w:val="24"/>
          <w:lang w:val="fr-FR"/>
        </w:rPr>
        <w:t xml:space="preserve"> </w:t>
      </w:r>
      <w:r w:rsidR="002E0BBB" w:rsidRPr="002566FD">
        <w:rPr>
          <w:rFonts w:cs="Arial"/>
          <w:kern w:val="3"/>
          <w:sz w:val="20"/>
          <w:szCs w:val="24"/>
          <w:lang w:val="fr-FR"/>
        </w:rPr>
        <w:t>5</w:t>
      </w:r>
      <w:r w:rsidRPr="002566FD">
        <w:rPr>
          <w:rFonts w:cs="Arial"/>
          <w:kern w:val="3"/>
          <w:sz w:val="20"/>
          <w:szCs w:val="24"/>
          <w:lang w:val="fr-FR"/>
        </w:rPr>
        <w:t xml:space="preserve"> sections portant sur différents thèmes relatifs i) aux </w:t>
      </w:r>
      <w:r w:rsidR="002E0BBB" w:rsidRPr="002566FD">
        <w:rPr>
          <w:rFonts w:cs="Arial"/>
          <w:kern w:val="3"/>
          <w:sz w:val="20"/>
          <w:szCs w:val="24"/>
          <w:lang w:val="fr-FR"/>
        </w:rPr>
        <w:t>caractéristiques socio-démographiques du participant</w:t>
      </w:r>
      <w:r w:rsidRPr="002566FD">
        <w:rPr>
          <w:rFonts w:cs="Arial"/>
          <w:kern w:val="3"/>
          <w:sz w:val="20"/>
          <w:szCs w:val="24"/>
          <w:lang w:val="fr-FR"/>
        </w:rPr>
        <w:t xml:space="preserve">, ii) </w:t>
      </w:r>
      <w:r w:rsidR="002E0BBB" w:rsidRPr="002566FD">
        <w:rPr>
          <w:rFonts w:cs="Arial"/>
          <w:kern w:val="3"/>
          <w:sz w:val="20"/>
          <w:szCs w:val="24"/>
          <w:lang w:val="fr-FR"/>
        </w:rPr>
        <w:t>participation au programme (Uniquement pour personnes retenue pour l’entretien des parcelles)</w:t>
      </w:r>
      <w:r w:rsidRPr="002566FD">
        <w:rPr>
          <w:rFonts w:cs="Arial"/>
          <w:kern w:val="3"/>
          <w:sz w:val="20"/>
          <w:szCs w:val="24"/>
          <w:lang w:val="fr-FR"/>
        </w:rPr>
        <w:t>, iii)</w:t>
      </w:r>
      <w:r w:rsidR="002E0BBB" w:rsidRPr="002566FD">
        <w:rPr>
          <w:rFonts w:cs="Arial"/>
          <w:kern w:val="3"/>
          <w:sz w:val="20"/>
          <w:szCs w:val="24"/>
          <w:lang w:val="fr-FR"/>
        </w:rPr>
        <w:t xml:space="preserve"> entreprises familiales (agricoles et non agricole) au cours des 12 derniers mois</w:t>
      </w:r>
      <w:r w:rsidRPr="002566FD">
        <w:rPr>
          <w:rFonts w:cs="Arial"/>
          <w:kern w:val="3"/>
          <w:sz w:val="20"/>
          <w:szCs w:val="24"/>
          <w:lang w:val="fr-FR"/>
        </w:rPr>
        <w:t xml:space="preserve">, iv) </w:t>
      </w:r>
      <w:r w:rsidR="002E0BBB" w:rsidRPr="002566FD">
        <w:rPr>
          <w:rFonts w:cs="Arial"/>
          <w:kern w:val="3"/>
          <w:sz w:val="20"/>
          <w:szCs w:val="24"/>
          <w:lang w:val="fr-FR"/>
        </w:rPr>
        <w:t>sécurité alimentaire du ménage</w:t>
      </w:r>
      <w:r w:rsidRPr="002566FD">
        <w:rPr>
          <w:rFonts w:cs="Arial"/>
          <w:kern w:val="3"/>
          <w:sz w:val="20"/>
          <w:szCs w:val="24"/>
          <w:lang w:val="fr-FR"/>
        </w:rPr>
        <w:t xml:space="preserve">, v) </w:t>
      </w:r>
      <w:r w:rsidR="002E0BBB" w:rsidRPr="002566FD">
        <w:rPr>
          <w:rFonts w:cs="Arial"/>
          <w:kern w:val="3"/>
          <w:sz w:val="20"/>
          <w:szCs w:val="24"/>
          <w:lang w:val="fr-FR"/>
        </w:rPr>
        <w:t>capital social - Confiance aux institutions locales</w:t>
      </w:r>
    </w:p>
    <w:p w14:paraId="5168B7CF" w14:textId="77777777" w:rsidR="00722AE3" w:rsidRPr="002566FD" w:rsidRDefault="00722AE3" w:rsidP="00C67062">
      <w:pPr>
        <w:pStyle w:val="Heading1"/>
        <w:rPr>
          <w:lang w:val="fr-FR"/>
        </w:rPr>
      </w:pPr>
      <w:bookmarkStart w:id="104" w:name="_Toc404935772"/>
      <w:bookmarkStart w:id="105" w:name="_Toc407108587"/>
      <w:bookmarkStart w:id="106" w:name="_Toc527467192"/>
      <w:r w:rsidRPr="002566FD">
        <w:rPr>
          <w:lang w:val="fr-FR"/>
        </w:rPr>
        <w:t>Le que</w:t>
      </w:r>
      <w:r w:rsidR="00F87ACC" w:rsidRPr="002566FD">
        <w:rPr>
          <w:lang w:val="fr-FR"/>
        </w:rPr>
        <w:t>stionnaire, Question par Questio</w:t>
      </w:r>
      <w:r w:rsidRPr="002566FD">
        <w:rPr>
          <w:lang w:val="fr-FR"/>
        </w:rPr>
        <w:t>n</w:t>
      </w:r>
      <w:bookmarkEnd w:id="104"/>
      <w:bookmarkEnd w:id="105"/>
      <w:bookmarkEnd w:id="106"/>
    </w:p>
    <w:p w14:paraId="339644E9" w14:textId="5DCD7823" w:rsidR="00722AE3" w:rsidRPr="002566FD" w:rsidRDefault="00722AE3" w:rsidP="00C67062">
      <w:pPr>
        <w:pStyle w:val="Heading2"/>
        <w:rPr>
          <w:lang w:val="fr-FR"/>
        </w:rPr>
      </w:pPr>
      <w:bookmarkStart w:id="107" w:name="_Toc404935773"/>
      <w:bookmarkStart w:id="108" w:name="_Toc407108588"/>
      <w:bookmarkStart w:id="109" w:name="_Toc527467193"/>
      <w:r w:rsidRPr="002566FD">
        <w:rPr>
          <w:lang w:val="fr-FR"/>
        </w:rPr>
        <w:t>I</w:t>
      </w:r>
      <w:r w:rsidR="0076218B" w:rsidRPr="002566FD">
        <w:rPr>
          <w:lang w:val="fr-FR"/>
        </w:rPr>
        <w:t>dentification</w:t>
      </w:r>
      <w:r w:rsidRPr="002566FD">
        <w:rPr>
          <w:lang w:val="fr-FR"/>
        </w:rPr>
        <w:t xml:space="preserve"> </w:t>
      </w:r>
      <w:bookmarkEnd w:id="107"/>
      <w:bookmarkEnd w:id="108"/>
      <w:r w:rsidR="00DD62F7" w:rsidRPr="002566FD">
        <w:rPr>
          <w:lang w:val="fr-FR"/>
        </w:rPr>
        <w:t>du participant</w:t>
      </w:r>
      <w:bookmarkEnd w:id="109"/>
    </w:p>
    <w:p w14:paraId="3EDB0911" w14:textId="3C35E725" w:rsidR="00B95C0B" w:rsidRPr="002566FD" w:rsidRDefault="00B95C0B" w:rsidP="002546B4">
      <w:pPr>
        <w:spacing w:line="312" w:lineRule="auto"/>
        <w:rPr>
          <w:rFonts w:cs="Arial"/>
          <w:b/>
          <w:bCs/>
          <w:sz w:val="20"/>
          <w:szCs w:val="20"/>
          <w:lang w:val="fr-FR" w:eastAsia="en-US"/>
        </w:rPr>
      </w:pPr>
      <w:r w:rsidRPr="002566FD">
        <w:rPr>
          <w:rFonts w:cs="Arial"/>
          <w:b/>
          <w:bCs/>
          <w:sz w:val="20"/>
          <w:szCs w:val="20"/>
          <w:lang w:val="fr-FR" w:eastAsia="en-US"/>
        </w:rPr>
        <w:t xml:space="preserve">Cette </w:t>
      </w:r>
      <w:r w:rsidR="002C709E" w:rsidRPr="002566FD">
        <w:rPr>
          <w:rFonts w:cs="Arial"/>
          <w:b/>
          <w:bCs/>
          <w:sz w:val="20"/>
          <w:szCs w:val="20"/>
          <w:lang w:val="fr-FR" w:eastAsia="en-US"/>
        </w:rPr>
        <w:t>partie</w:t>
      </w:r>
      <w:r w:rsidRPr="002566FD">
        <w:rPr>
          <w:rFonts w:cs="Arial"/>
          <w:b/>
          <w:bCs/>
          <w:sz w:val="20"/>
          <w:szCs w:val="20"/>
          <w:lang w:val="fr-FR" w:eastAsia="en-US"/>
        </w:rPr>
        <w:t xml:space="preserve"> sera </w:t>
      </w:r>
      <w:r w:rsidR="00C06ACC" w:rsidRPr="002566FD">
        <w:rPr>
          <w:rFonts w:cs="Arial"/>
          <w:b/>
          <w:bCs/>
          <w:sz w:val="20"/>
          <w:szCs w:val="20"/>
          <w:lang w:val="fr-FR" w:eastAsia="en-US"/>
        </w:rPr>
        <w:t>préremplie</w:t>
      </w:r>
      <w:r w:rsidRPr="002566FD">
        <w:rPr>
          <w:rFonts w:cs="Arial"/>
          <w:b/>
          <w:bCs/>
          <w:sz w:val="20"/>
          <w:szCs w:val="20"/>
          <w:lang w:val="fr-FR" w:eastAsia="en-US"/>
        </w:rPr>
        <w:t xml:space="preserve"> et fournira des informations pour localiser le </w:t>
      </w:r>
      <w:r w:rsidR="002C709E" w:rsidRPr="002566FD">
        <w:rPr>
          <w:rFonts w:cs="Arial"/>
          <w:b/>
          <w:bCs/>
          <w:sz w:val="20"/>
          <w:szCs w:val="20"/>
          <w:lang w:val="fr-FR" w:eastAsia="en-US"/>
        </w:rPr>
        <w:t>répondant</w:t>
      </w:r>
      <w:r w:rsidRPr="002566FD">
        <w:rPr>
          <w:rFonts w:cs="Arial"/>
          <w:b/>
          <w:bCs/>
          <w:sz w:val="20"/>
          <w:szCs w:val="20"/>
          <w:lang w:val="fr-FR" w:eastAsia="en-US"/>
        </w:rPr>
        <w:t xml:space="preserve"> telles que collectées dans l’enquête de </w:t>
      </w:r>
      <w:r w:rsidR="002C709E" w:rsidRPr="002566FD">
        <w:rPr>
          <w:rFonts w:cs="Arial"/>
          <w:b/>
          <w:bCs/>
          <w:sz w:val="20"/>
          <w:szCs w:val="20"/>
          <w:lang w:val="fr-FR" w:eastAsia="en-US"/>
        </w:rPr>
        <w:t>base</w:t>
      </w:r>
      <w:r w:rsidRPr="002566FD">
        <w:rPr>
          <w:rFonts w:cs="Arial"/>
          <w:b/>
          <w:bCs/>
          <w:sz w:val="20"/>
          <w:szCs w:val="20"/>
          <w:lang w:val="fr-FR" w:eastAsia="en-US"/>
        </w:rPr>
        <w:t xml:space="preserve">. Le </w:t>
      </w:r>
      <w:r w:rsidR="002C709E" w:rsidRPr="002566FD">
        <w:rPr>
          <w:rFonts w:cs="Arial"/>
          <w:b/>
          <w:bCs/>
          <w:sz w:val="20"/>
          <w:szCs w:val="20"/>
          <w:lang w:val="fr-FR" w:eastAsia="en-US"/>
        </w:rPr>
        <w:t xml:space="preserve">chef d’équipe </w:t>
      </w:r>
      <w:r w:rsidRPr="002566FD">
        <w:rPr>
          <w:rFonts w:cs="Arial"/>
          <w:b/>
          <w:bCs/>
          <w:sz w:val="20"/>
          <w:szCs w:val="20"/>
          <w:lang w:val="fr-FR" w:eastAsia="en-US"/>
        </w:rPr>
        <w:t xml:space="preserve">aura à sa disposition </w:t>
      </w:r>
      <w:r w:rsidR="002C709E" w:rsidRPr="002566FD">
        <w:rPr>
          <w:rFonts w:cs="Arial"/>
          <w:b/>
          <w:bCs/>
          <w:sz w:val="20"/>
          <w:szCs w:val="20"/>
          <w:lang w:val="fr-FR" w:eastAsia="en-US"/>
        </w:rPr>
        <w:t>ces</w:t>
      </w:r>
      <w:r w:rsidRPr="002566FD">
        <w:rPr>
          <w:rFonts w:cs="Arial"/>
          <w:b/>
          <w:bCs/>
          <w:sz w:val="20"/>
          <w:szCs w:val="20"/>
          <w:lang w:val="fr-FR" w:eastAsia="en-US"/>
        </w:rPr>
        <w:t xml:space="preserve"> informations </w:t>
      </w:r>
      <w:r w:rsidR="002C709E" w:rsidRPr="002566FD">
        <w:rPr>
          <w:rFonts w:cs="Arial"/>
          <w:b/>
          <w:bCs/>
          <w:sz w:val="20"/>
          <w:szCs w:val="20"/>
          <w:lang w:val="fr-FR" w:eastAsia="en-US"/>
        </w:rPr>
        <w:t>afin de faciliter la localisation du répondant</w:t>
      </w:r>
      <w:r w:rsidRPr="002566FD">
        <w:rPr>
          <w:rFonts w:cs="Arial"/>
          <w:b/>
          <w:bCs/>
          <w:sz w:val="20"/>
          <w:szCs w:val="20"/>
          <w:lang w:val="fr-FR" w:eastAsia="en-US"/>
        </w:rPr>
        <w:t xml:space="preserve">. </w:t>
      </w:r>
    </w:p>
    <w:tbl>
      <w:tblPr>
        <w:tblpPr w:leftFromText="141" w:rightFromText="141" w:vertAnchor="page" w:horzAnchor="margin" w:tblpY="9657"/>
        <w:tblW w:w="55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1596"/>
        <w:gridCol w:w="1426"/>
        <w:gridCol w:w="2100"/>
        <w:gridCol w:w="1664"/>
        <w:gridCol w:w="1662"/>
        <w:gridCol w:w="1660"/>
      </w:tblGrid>
      <w:tr w:rsidR="00C67062" w:rsidRPr="002566FD" w14:paraId="35C4DD30" w14:textId="77777777" w:rsidTr="00A73CAB">
        <w:trPr>
          <w:trHeight w:val="303"/>
        </w:trPr>
        <w:tc>
          <w:tcPr>
            <w:tcW w:w="789" w:type="pct"/>
            <w:shd w:val="clear" w:color="auto" w:fill="auto"/>
          </w:tcPr>
          <w:p w14:paraId="2205B431" w14:textId="77777777" w:rsidR="00C67062" w:rsidRPr="002566FD" w:rsidRDefault="00C67062" w:rsidP="00A73CAB">
            <w:pPr>
              <w:jc w:val="center"/>
              <w:rPr>
                <w:rFonts w:cs="Arial"/>
                <w:b/>
                <w:bCs/>
                <w:sz w:val="18"/>
                <w:szCs w:val="18"/>
                <w:lang w:val="fr-FR"/>
              </w:rPr>
            </w:pPr>
            <w:r w:rsidRPr="002566FD">
              <w:rPr>
                <w:rFonts w:cs="Arial"/>
                <w:b/>
                <w:bCs/>
                <w:sz w:val="18"/>
                <w:szCs w:val="18"/>
                <w:lang w:val="fr-FR"/>
              </w:rPr>
              <w:t>HHID</w:t>
            </w:r>
          </w:p>
        </w:tc>
        <w:tc>
          <w:tcPr>
            <w:tcW w:w="705" w:type="pct"/>
            <w:shd w:val="clear" w:color="auto" w:fill="auto"/>
            <w:vAlign w:val="center"/>
          </w:tcPr>
          <w:p w14:paraId="4FDE7E43" w14:textId="77777777" w:rsidR="00C67062" w:rsidRPr="002566FD" w:rsidRDefault="00C67062" w:rsidP="00A73CAB">
            <w:pPr>
              <w:jc w:val="center"/>
              <w:rPr>
                <w:rFonts w:cs="Arial"/>
                <w:b/>
                <w:bCs/>
                <w:sz w:val="18"/>
                <w:szCs w:val="18"/>
                <w:lang w:val="fr-FR"/>
              </w:rPr>
            </w:pPr>
            <w:r w:rsidRPr="002566FD">
              <w:rPr>
                <w:rFonts w:cs="Arial"/>
                <w:b/>
                <w:bCs/>
                <w:sz w:val="18"/>
                <w:szCs w:val="18"/>
                <w:lang w:val="fr-FR"/>
              </w:rPr>
              <w:t xml:space="preserve">A1. </w:t>
            </w:r>
          </w:p>
          <w:p w14:paraId="259EAE9A" w14:textId="77777777" w:rsidR="00C67062" w:rsidRPr="002566FD" w:rsidRDefault="00C67062" w:rsidP="00A73CAB">
            <w:pPr>
              <w:jc w:val="center"/>
              <w:rPr>
                <w:rFonts w:cs="Arial"/>
                <w:b/>
                <w:bCs/>
                <w:sz w:val="18"/>
                <w:szCs w:val="18"/>
                <w:lang w:val="fr-FR"/>
              </w:rPr>
            </w:pPr>
            <w:r w:rsidRPr="002566FD">
              <w:rPr>
                <w:rFonts w:cs="Arial"/>
                <w:b/>
                <w:bCs/>
                <w:sz w:val="18"/>
                <w:szCs w:val="18"/>
                <w:lang w:val="fr-FR"/>
              </w:rPr>
              <w:t>REGION</w:t>
            </w:r>
          </w:p>
        </w:tc>
        <w:tc>
          <w:tcPr>
            <w:tcW w:w="1039" w:type="pct"/>
            <w:tcBorders>
              <w:bottom w:val="single" w:sz="4" w:space="0" w:color="auto"/>
            </w:tcBorders>
            <w:shd w:val="clear" w:color="auto" w:fill="auto"/>
            <w:vAlign w:val="center"/>
          </w:tcPr>
          <w:p w14:paraId="539D10C0" w14:textId="77777777" w:rsidR="00C67062" w:rsidRPr="002566FD" w:rsidRDefault="00C67062" w:rsidP="00A73CAB">
            <w:pPr>
              <w:jc w:val="center"/>
              <w:rPr>
                <w:rFonts w:cs="Arial"/>
                <w:b/>
                <w:bCs/>
                <w:sz w:val="18"/>
                <w:szCs w:val="18"/>
                <w:lang w:val="fr-FR"/>
              </w:rPr>
            </w:pPr>
            <w:r w:rsidRPr="002566FD">
              <w:rPr>
                <w:rFonts w:cs="Arial"/>
                <w:b/>
                <w:bCs/>
                <w:sz w:val="18"/>
                <w:szCs w:val="18"/>
                <w:lang w:val="fr-FR"/>
              </w:rPr>
              <w:t xml:space="preserve">A2.  </w:t>
            </w:r>
          </w:p>
          <w:p w14:paraId="4B98888A" w14:textId="77777777" w:rsidR="00C67062" w:rsidRPr="002566FD" w:rsidRDefault="00C67062" w:rsidP="00A73CAB">
            <w:pPr>
              <w:jc w:val="center"/>
              <w:rPr>
                <w:rFonts w:cs="Arial"/>
                <w:b/>
                <w:bCs/>
                <w:sz w:val="18"/>
                <w:szCs w:val="18"/>
                <w:lang w:val="fr-FR"/>
              </w:rPr>
            </w:pPr>
            <w:r w:rsidRPr="002566FD">
              <w:rPr>
                <w:rFonts w:cs="Arial"/>
                <w:b/>
                <w:bCs/>
                <w:sz w:val="18"/>
                <w:szCs w:val="18"/>
                <w:lang w:val="fr-FR"/>
              </w:rPr>
              <w:t>SITE (forêt)</w:t>
            </w:r>
          </w:p>
        </w:tc>
        <w:tc>
          <w:tcPr>
            <w:tcW w:w="823" w:type="pct"/>
            <w:tcBorders>
              <w:bottom w:val="single" w:sz="4" w:space="0" w:color="auto"/>
            </w:tcBorders>
            <w:shd w:val="clear" w:color="auto" w:fill="auto"/>
            <w:vAlign w:val="center"/>
          </w:tcPr>
          <w:p w14:paraId="35BAFA76" w14:textId="77777777" w:rsidR="00C67062" w:rsidRPr="002566FD" w:rsidRDefault="00C67062" w:rsidP="00A73CAB">
            <w:pPr>
              <w:jc w:val="center"/>
              <w:rPr>
                <w:rFonts w:cs="Arial"/>
                <w:b/>
                <w:bCs/>
                <w:sz w:val="18"/>
                <w:szCs w:val="18"/>
                <w:lang w:val="fr-FR"/>
              </w:rPr>
            </w:pPr>
            <w:r w:rsidRPr="002566FD">
              <w:rPr>
                <w:rFonts w:cs="Arial"/>
                <w:b/>
                <w:bCs/>
                <w:sz w:val="18"/>
                <w:szCs w:val="18"/>
                <w:lang w:val="fr-FR"/>
              </w:rPr>
              <w:t xml:space="preserve">A3. </w:t>
            </w:r>
          </w:p>
          <w:p w14:paraId="61276306" w14:textId="77777777" w:rsidR="00C67062" w:rsidRPr="002566FD" w:rsidRDefault="00C67062" w:rsidP="00A73CAB">
            <w:pPr>
              <w:jc w:val="center"/>
              <w:rPr>
                <w:rFonts w:cs="Arial"/>
                <w:b/>
                <w:bCs/>
                <w:sz w:val="18"/>
                <w:szCs w:val="18"/>
                <w:lang w:val="fr-FR"/>
              </w:rPr>
            </w:pPr>
            <w:r w:rsidRPr="002566FD">
              <w:rPr>
                <w:rFonts w:cs="Arial"/>
                <w:b/>
                <w:bCs/>
                <w:sz w:val="18"/>
                <w:szCs w:val="18"/>
                <w:lang w:val="fr-FR"/>
              </w:rPr>
              <w:t xml:space="preserve"> VILLAGE</w:t>
            </w:r>
          </w:p>
        </w:tc>
        <w:tc>
          <w:tcPr>
            <w:tcW w:w="822" w:type="pct"/>
            <w:tcBorders>
              <w:bottom w:val="single" w:sz="4" w:space="0" w:color="auto"/>
            </w:tcBorders>
            <w:shd w:val="clear" w:color="auto" w:fill="auto"/>
            <w:vAlign w:val="center"/>
          </w:tcPr>
          <w:p w14:paraId="3F0EB512" w14:textId="77777777" w:rsidR="00C67062" w:rsidRPr="002566FD" w:rsidRDefault="00C67062" w:rsidP="00A73CAB">
            <w:pPr>
              <w:jc w:val="center"/>
              <w:rPr>
                <w:rFonts w:cs="Arial"/>
                <w:b/>
                <w:bCs/>
                <w:sz w:val="18"/>
                <w:szCs w:val="18"/>
                <w:lang w:val="fr-FR"/>
              </w:rPr>
            </w:pPr>
            <w:r w:rsidRPr="002566FD">
              <w:rPr>
                <w:rFonts w:cs="Arial"/>
                <w:b/>
                <w:bCs/>
                <w:sz w:val="18"/>
                <w:szCs w:val="18"/>
                <w:lang w:val="fr-FR"/>
              </w:rPr>
              <w:t xml:space="preserve">A4. </w:t>
            </w:r>
          </w:p>
          <w:p w14:paraId="32454FDA" w14:textId="77777777" w:rsidR="00C67062" w:rsidRPr="002566FD" w:rsidRDefault="00C67062" w:rsidP="00A73CAB">
            <w:pPr>
              <w:jc w:val="center"/>
              <w:rPr>
                <w:rFonts w:cs="Arial"/>
                <w:b/>
                <w:bCs/>
                <w:sz w:val="18"/>
                <w:szCs w:val="18"/>
                <w:lang w:val="fr-FR"/>
              </w:rPr>
            </w:pPr>
            <w:r w:rsidRPr="002566FD">
              <w:rPr>
                <w:rFonts w:cs="Arial"/>
                <w:b/>
                <w:bCs/>
                <w:sz w:val="18"/>
                <w:szCs w:val="18"/>
                <w:lang w:val="fr-FR"/>
              </w:rPr>
              <w:t>BLOC</w:t>
            </w:r>
          </w:p>
        </w:tc>
        <w:tc>
          <w:tcPr>
            <w:tcW w:w="821" w:type="pct"/>
            <w:tcBorders>
              <w:bottom w:val="single" w:sz="4" w:space="0" w:color="auto"/>
            </w:tcBorders>
            <w:shd w:val="clear" w:color="auto" w:fill="auto"/>
          </w:tcPr>
          <w:p w14:paraId="28152FA5" w14:textId="77777777" w:rsidR="00C67062" w:rsidRPr="002566FD" w:rsidRDefault="00C67062" w:rsidP="00A73CAB">
            <w:pPr>
              <w:jc w:val="center"/>
              <w:rPr>
                <w:rFonts w:cs="Arial"/>
                <w:b/>
                <w:bCs/>
                <w:sz w:val="18"/>
                <w:szCs w:val="18"/>
                <w:lang w:val="fr-FR"/>
              </w:rPr>
            </w:pPr>
            <w:r w:rsidRPr="002566FD">
              <w:rPr>
                <w:rFonts w:cs="Arial"/>
                <w:b/>
                <w:bCs/>
                <w:sz w:val="18"/>
                <w:szCs w:val="18"/>
                <w:lang w:val="fr-FR"/>
              </w:rPr>
              <w:t xml:space="preserve">A5. </w:t>
            </w:r>
          </w:p>
          <w:p w14:paraId="4FD1916D" w14:textId="77777777" w:rsidR="00C67062" w:rsidRPr="002566FD" w:rsidDel="00572D7B" w:rsidRDefault="00C67062" w:rsidP="00A73CAB">
            <w:pPr>
              <w:jc w:val="center"/>
              <w:rPr>
                <w:rFonts w:cs="Arial"/>
                <w:b/>
                <w:bCs/>
                <w:sz w:val="18"/>
                <w:szCs w:val="18"/>
                <w:lang w:val="fr-FR"/>
              </w:rPr>
            </w:pPr>
            <w:r w:rsidRPr="002566FD">
              <w:rPr>
                <w:rFonts w:cs="Arial"/>
                <w:b/>
                <w:bCs/>
                <w:sz w:val="18"/>
                <w:szCs w:val="18"/>
                <w:lang w:val="fr-FR"/>
              </w:rPr>
              <w:t>No Parcelle</w:t>
            </w:r>
          </w:p>
        </w:tc>
      </w:tr>
      <w:tr w:rsidR="00C67062" w:rsidRPr="002566FD" w14:paraId="7F68E0FD" w14:textId="77777777" w:rsidTr="00A73CAB">
        <w:trPr>
          <w:trHeight w:val="24"/>
        </w:trPr>
        <w:tc>
          <w:tcPr>
            <w:tcW w:w="789" w:type="pct"/>
            <w:shd w:val="clear" w:color="auto" w:fill="auto"/>
          </w:tcPr>
          <w:p w14:paraId="5C664511" w14:textId="77777777" w:rsidR="00C67062" w:rsidRPr="002566FD" w:rsidRDefault="00C67062" w:rsidP="00A73CAB">
            <w:pPr>
              <w:spacing w:after="60"/>
              <w:jc w:val="left"/>
              <w:rPr>
                <w:rFonts w:cs="Arial"/>
                <w:i/>
                <w:iCs/>
                <w:sz w:val="18"/>
                <w:szCs w:val="18"/>
                <w:lang w:val="fr-FR"/>
              </w:rPr>
            </w:pPr>
            <w:r w:rsidRPr="002566FD">
              <w:rPr>
                <w:rFonts w:cs="Arial"/>
                <w:i/>
                <w:iCs/>
                <w:sz w:val="18"/>
                <w:szCs w:val="18"/>
                <w:lang w:val="fr-FR"/>
              </w:rPr>
              <w:t>Identifiant du ménage à saisir par l’enquêteur</w:t>
            </w:r>
          </w:p>
          <w:p w14:paraId="5A7473B7" w14:textId="77777777" w:rsidR="00C67062" w:rsidRPr="002566FD" w:rsidRDefault="00C67062" w:rsidP="00A73CAB">
            <w:pPr>
              <w:spacing w:after="60"/>
              <w:jc w:val="left"/>
              <w:rPr>
                <w:rFonts w:cs="Arial"/>
                <w:i/>
                <w:iCs/>
                <w:sz w:val="18"/>
                <w:szCs w:val="18"/>
                <w:lang w:val="fr-FR"/>
              </w:rPr>
            </w:pPr>
            <w:r w:rsidRPr="002566FD">
              <w:rPr>
                <w:rFonts w:cs="Arial"/>
                <w:i/>
                <w:iCs/>
                <w:sz w:val="18"/>
                <w:szCs w:val="18"/>
                <w:lang w:val="fr-FR"/>
              </w:rPr>
              <w:t>C’est cet ID qui va permettre au programme surveyCTO d’identifier le ménage</w:t>
            </w:r>
          </w:p>
        </w:tc>
        <w:tc>
          <w:tcPr>
            <w:tcW w:w="705" w:type="pct"/>
            <w:shd w:val="clear" w:color="auto" w:fill="auto"/>
          </w:tcPr>
          <w:p w14:paraId="40882BD1" w14:textId="77777777" w:rsidR="00C67062" w:rsidRPr="002566FD" w:rsidRDefault="00C67062" w:rsidP="00A73CAB">
            <w:pPr>
              <w:spacing w:after="60"/>
              <w:jc w:val="left"/>
              <w:rPr>
                <w:rFonts w:cs="Arial"/>
                <w:i/>
                <w:iCs/>
                <w:sz w:val="18"/>
                <w:szCs w:val="18"/>
                <w:lang w:val="fr-FR"/>
              </w:rPr>
            </w:pPr>
            <w:r w:rsidRPr="002566FD">
              <w:rPr>
                <w:rFonts w:cs="Arial"/>
                <w:i/>
                <w:iCs/>
                <w:sz w:val="18"/>
                <w:szCs w:val="18"/>
                <w:lang w:val="fr-FR"/>
              </w:rPr>
              <w:t>Pre rempli</w:t>
            </w:r>
          </w:p>
        </w:tc>
        <w:tc>
          <w:tcPr>
            <w:tcW w:w="1039" w:type="pct"/>
            <w:tcBorders>
              <w:right w:val="nil"/>
            </w:tcBorders>
            <w:shd w:val="clear" w:color="auto" w:fill="auto"/>
          </w:tcPr>
          <w:p w14:paraId="4305BFD3" w14:textId="77777777" w:rsidR="00C67062" w:rsidRPr="002566FD" w:rsidRDefault="00C67062" w:rsidP="00A73CAB">
            <w:pPr>
              <w:jc w:val="left"/>
              <w:rPr>
                <w:rFonts w:cs="Arial"/>
                <w:i/>
                <w:iCs/>
                <w:sz w:val="18"/>
                <w:szCs w:val="18"/>
                <w:lang w:val="fr-FR"/>
              </w:rPr>
            </w:pPr>
            <w:r w:rsidRPr="002566FD">
              <w:rPr>
                <w:rFonts w:cs="Arial"/>
                <w:i/>
                <w:iCs/>
                <w:sz w:val="18"/>
                <w:szCs w:val="18"/>
                <w:lang w:val="fr-FR"/>
              </w:rPr>
              <w:t>Pre rempli</w:t>
            </w:r>
          </w:p>
        </w:tc>
        <w:tc>
          <w:tcPr>
            <w:tcW w:w="823" w:type="pct"/>
            <w:shd w:val="clear" w:color="auto" w:fill="auto"/>
          </w:tcPr>
          <w:p w14:paraId="4E9CE5C2" w14:textId="77777777" w:rsidR="00C67062" w:rsidRPr="002566FD" w:rsidRDefault="00C67062" w:rsidP="00A73CAB">
            <w:pPr>
              <w:spacing w:after="60"/>
              <w:ind w:left="220"/>
              <w:jc w:val="left"/>
              <w:rPr>
                <w:rFonts w:cs="Arial"/>
                <w:i/>
                <w:iCs/>
                <w:sz w:val="18"/>
                <w:szCs w:val="18"/>
                <w:lang w:val="fr-FR"/>
              </w:rPr>
            </w:pPr>
            <w:r w:rsidRPr="002566FD">
              <w:rPr>
                <w:rFonts w:cs="Arial"/>
                <w:i/>
                <w:iCs/>
                <w:sz w:val="18"/>
                <w:szCs w:val="18"/>
                <w:lang w:val="fr-FR"/>
              </w:rPr>
              <w:t>Pre rempli</w:t>
            </w:r>
          </w:p>
        </w:tc>
        <w:tc>
          <w:tcPr>
            <w:tcW w:w="822" w:type="pct"/>
            <w:shd w:val="clear" w:color="auto" w:fill="auto"/>
          </w:tcPr>
          <w:p w14:paraId="742710BA" w14:textId="77777777" w:rsidR="00C67062" w:rsidRPr="002566FD" w:rsidRDefault="00C67062" w:rsidP="00A73CAB">
            <w:pPr>
              <w:spacing w:after="60"/>
              <w:ind w:left="220"/>
              <w:jc w:val="left"/>
              <w:rPr>
                <w:rFonts w:cs="Arial"/>
                <w:i/>
                <w:iCs/>
                <w:sz w:val="18"/>
                <w:szCs w:val="18"/>
                <w:lang w:val="fr-FR"/>
              </w:rPr>
            </w:pPr>
            <w:r w:rsidRPr="002566FD">
              <w:rPr>
                <w:rFonts w:cs="Arial"/>
                <w:i/>
                <w:iCs/>
                <w:sz w:val="18"/>
                <w:szCs w:val="18"/>
                <w:lang w:val="fr-FR"/>
              </w:rPr>
              <w:t>Pre rempli</w:t>
            </w:r>
          </w:p>
        </w:tc>
        <w:tc>
          <w:tcPr>
            <w:tcW w:w="821" w:type="pct"/>
            <w:shd w:val="clear" w:color="auto" w:fill="auto"/>
          </w:tcPr>
          <w:p w14:paraId="19B993D4" w14:textId="77777777" w:rsidR="00C67062" w:rsidRPr="002566FD" w:rsidRDefault="00C67062" w:rsidP="00A73CAB">
            <w:pPr>
              <w:spacing w:after="60"/>
              <w:ind w:left="220"/>
              <w:jc w:val="left"/>
              <w:rPr>
                <w:rFonts w:cs="Arial"/>
                <w:i/>
                <w:iCs/>
                <w:sz w:val="18"/>
                <w:szCs w:val="18"/>
                <w:lang w:val="fr-FR"/>
              </w:rPr>
            </w:pPr>
            <w:r w:rsidRPr="002566FD">
              <w:rPr>
                <w:rFonts w:cs="Arial"/>
                <w:i/>
                <w:iCs/>
                <w:sz w:val="18"/>
                <w:szCs w:val="18"/>
                <w:lang w:val="fr-FR"/>
              </w:rPr>
              <w:t>Pre rempli</w:t>
            </w:r>
          </w:p>
        </w:tc>
      </w:tr>
    </w:tbl>
    <w:p w14:paraId="16B5CAED" w14:textId="4186B97B" w:rsidR="00C06ACC" w:rsidRPr="002566FD" w:rsidRDefault="00C06ACC" w:rsidP="00CD7714">
      <w:pPr>
        <w:spacing w:line="312" w:lineRule="auto"/>
        <w:rPr>
          <w:rFonts w:cs="Arial"/>
          <w:lang w:val="fr-FR" w:eastAsia="en-US"/>
        </w:rPr>
      </w:pPr>
    </w:p>
    <w:p w14:paraId="6886846A" w14:textId="0B92C375" w:rsidR="00A73CAB" w:rsidRPr="002566FD" w:rsidRDefault="00A73CAB" w:rsidP="00CD7714">
      <w:pPr>
        <w:spacing w:line="312" w:lineRule="auto"/>
        <w:rPr>
          <w:rFonts w:cs="Arial"/>
          <w:lang w:val="fr-FR" w:eastAsia="en-US"/>
        </w:rPr>
      </w:pPr>
    </w:p>
    <w:p w14:paraId="18611707" w14:textId="77777777" w:rsidR="00A73CAB" w:rsidRPr="002566FD" w:rsidRDefault="00A73CAB" w:rsidP="00CD7714">
      <w:pPr>
        <w:spacing w:line="312" w:lineRule="auto"/>
        <w:rPr>
          <w:rFonts w:cs="Arial"/>
          <w:lang w:val="fr-FR" w:eastAsia="en-US"/>
        </w:rPr>
      </w:pPr>
    </w:p>
    <w:p w14:paraId="648AFAD2" w14:textId="59FCA10A" w:rsidR="009F47F5" w:rsidRPr="002566FD" w:rsidRDefault="00A45D66" w:rsidP="00C67062">
      <w:pPr>
        <w:pStyle w:val="Heading2"/>
        <w:rPr>
          <w:lang w:val="fr-FR" w:eastAsia="en-US"/>
        </w:rPr>
      </w:pPr>
      <w:bookmarkStart w:id="110" w:name="_Toc527467194"/>
      <w:r w:rsidRPr="002566FD">
        <w:rPr>
          <w:lang w:val="fr-FR" w:eastAsia="en-US"/>
        </w:rPr>
        <w:t>Caractéristiques socio-démographiques</w:t>
      </w:r>
      <w:r w:rsidR="009F47F5" w:rsidRPr="002566FD">
        <w:rPr>
          <w:lang w:val="fr-FR" w:eastAsia="en-US"/>
        </w:rPr>
        <w:t xml:space="preserve"> du participant</w:t>
      </w:r>
      <w:bookmarkEnd w:id="110"/>
    </w:p>
    <w:tbl>
      <w:tblPr>
        <w:tblStyle w:val="TableGrid3"/>
        <w:tblW w:w="9776" w:type="dxa"/>
        <w:tblLook w:val="04A0" w:firstRow="1" w:lastRow="0" w:firstColumn="1" w:lastColumn="0" w:noHBand="0" w:noVBand="1"/>
      </w:tblPr>
      <w:tblGrid>
        <w:gridCol w:w="1129"/>
        <w:gridCol w:w="4102"/>
        <w:gridCol w:w="2419"/>
        <w:gridCol w:w="2126"/>
      </w:tblGrid>
      <w:tr w:rsidR="009F47F5" w:rsidRPr="002566FD" w14:paraId="1C602DB7" w14:textId="77777777" w:rsidTr="00A45D66">
        <w:trPr>
          <w:trHeight w:val="300"/>
          <w:tblHeader/>
        </w:trPr>
        <w:tc>
          <w:tcPr>
            <w:tcW w:w="1129" w:type="dxa"/>
            <w:noWrap/>
            <w:hideMark/>
          </w:tcPr>
          <w:p w14:paraId="4019AA35" w14:textId="4CECFF1C" w:rsidR="009F47F5" w:rsidRPr="002566FD" w:rsidRDefault="009F47F5" w:rsidP="009F47F5">
            <w:pPr>
              <w:spacing w:after="0"/>
              <w:jc w:val="left"/>
              <w:rPr>
                <w:b/>
                <w:sz w:val="18"/>
                <w:szCs w:val="18"/>
                <w:lang w:val="fr-FR" w:eastAsia="en-US"/>
              </w:rPr>
            </w:pPr>
            <w:r w:rsidRPr="002566FD">
              <w:rPr>
                <w:b/>
                <w:sz w:val="18"/>
                <w:szCs w:val="18"/>
                <w:lang w:val="fr-FR" w:eastAsia="en-US"/>
              </w:rPr>
              <w:t>No de la question</w:t>
            </w:r>
          </w:p>
        </w:tc>
        <w:tc>
          <w:tcPr>
            <w:tcW w:w="4102" w:type="dxa"/>
            <w:hideMark/>
          </w:tcPr>
          <w:p w14:paraId="33A39928" w14:textId="77777777" w:rsidR="009F47F5" w:rsidRPr="002566FD" w:rsidRDefault="009F47F5" w:rsidP="009F47F5">
            <w:pPr>
              <w:spacing w:after="0"/>
              <w:jc w:val="left"/>
              <w:rPr>
                <w:b/>
                <w:sz w:val="18"/>
                <w:szCs w:val="18"/>
                <w:lang w:val="fr-FR" w:eastAsia="en-US"/>
              </w:rPr>
            </w:pPr>
            <w:r w:rsidRPr="002566FD">
              <w:rPr>
                <w:b/>
                <w:sz w:val="18"/>
                <w:szCs w:val="18"/>
                <w:lang w:val="fr-FR" w:eastAsia="en-US"/>
              </w:rPr>
              <w:t>Question</w:t>
            </w:r>
          </w:p>
        </w:tc>
        <w:tc>
          <w:tcPr>
            <w:tcW w:w="2419" w:type="dxa"/>
            <w:noWrap/>
            <w:hideMark/>
          </w:tcPr>
          <w:p w14:paraId="26376E92" w14:textId="77777777" w:rsidR="009F47F5" w:rsidRPr="002566FD" w:rsidRDefault="009F47F5" w:rsidP="009F47F5">
            <w:pPr>
              <w:spacing w:after="0"/>
              <w:jc w:val="left"/>
              <w:rPr>
                <w:b/>
                <w:sz w:val="18"/>
                <w:szCs w:val="18"/>
                <w:lang w:val="fr-FR" w:eastAsia="en-US"/>
              </w:rPr>
            </w:pPr>
            <w:r w:rsidRPr="002566FD">
              <w:rPr>
                <w:b/>
                <w:sz w:val="18"/>
                <w:szCs w:val="18"/>
                <w:lang w:val="fr-FR" w:eastAsia="en-US"/>
              </w:rPr>
              <w:t>Modalité réponse</w:t>
            </w:r>
          </w:p>
        </w:tc>
        <w:tc>
          <w:tcPr>
            <w:tcW w:w="2126" w:type="dxa"/>
            <w:noWrap/>
            <w:hideMark/>
          </w:tcPr>
          <w:p w14:paraId="3799A51D" w14:textId="77777777" w:rsidR="009F47F5" w:rsidRPr="002566FD" w:rsidRDefault="009F47F5" w:rsidP="009F47F5">
            <w:pPr>
              <w:spacing w:after="0"/>
              <w:jc w:val="left"/>
              <w:rPr>
                <w:b/>
                <w:sz w:val="18"/>
                <w:szCs w:val="18"/>
                <w:lang w:val="fr-FR" w:eastAsia="en-US"/>
              </w:rPr>
            </w:pPr>
            <w:r w:rsidRPr="002566FD">
              <w:rPr>
                <w:b/>
                <w:sz w:val="18"/>
                <w:szCs w:val="18"/>
                <w:lang w:val="fr-FR" w:eastAsia="en-US"/>
              </w:rPr>
              <w:t>Instruction</w:t>
            </w:r>
          </w:p>
        </w:tc>
      </w:tr>
      <w:tr w:rsidR="009F47F5" w:rsidRPr="002566FD" w14:paraId="2EB7460B" w14:textId="77777777" w:rsidTr="00A45D66">
        <w:trPr>
          <w:trHeight w:val="300"/>
        </w:trPr>
        <w:tc>
          <w:tcPr>
            <w:tcW w:w="1129" w:type="dxa"/>
            <w:noWrap/>
            <w:hideMark/>
          </w:tcPr>
          <w:p w14:paraId="30C699B3" w14:textId="77777777" w:rsidR="009F47F5" w:rsidRPr="002566FD" w:rsidRDefault="009F47F5" w:rsidP="009F47F5">
            <w:pPr>
              <w:spacing w:after="0"/>
              <w:jc w:val="left"/>
              <w:rPr>
                <w:sz w:val="18"/>
                <w:szCs w:val="18"/>
                <w:lang w:val="fr-FR" w:eastAsia="en-US"/>
              </w:rPr>
            </w:pPr>
            <w:r w:rsidRPr="002566FD">
              <w:rPr>
                <w:sz w:val="18"/>
                <w:szCs w:val="18"/>
                <w:lang w:val="fr-FR" w:eastAsia="en-US"/>
              </w:rPr>
              <w:t>B.1</w:t>
            </w:r>
          </w:p>
        </w:tc>
        <w:tc>
          <w:tcPr>
            <w:tcW w:w="4102" w:type="dxa"/>
            <w:hideMark/>
          </w:tcPr>
          <w:p w14:paraId="4E034829" w14:textId="77777777" w:rsidR="009F47F5" w:rsidRPr="002566FD" w:rsidRDefault="009F47F5" w:rsidP="009F47F5">
            <w:pPr>
              <w:spacing w:after="0"/>
              <w:jc w:val="left"/>
              <w:rPr>
                <w:sz w:val="18"/>
                <w:szCs w:val="18"/>
                <w:lang w:val="fr-FR" w:eastAsia="en-US"/>
              </w:rPr>
            </w:pPr>
            <w:r w:rsidRPr="002566FD">
              <w:rPr>
                <w:sz w:val="18"/>
                <w:szCs w:val="18"/>
                <w:lang w:val="fr-FR" w:eastAsia="en-US"/>
              </w:rPr>
              <w:t>Nom Du participant</w:t>
            </w:r>
          </w:p>
        </w:tc>
        <w:tc>
          <w:tcPr>
            <w:tcW w:w="2419" w:type="dxa"/>
            <w:noWrap/>
            <w:hideMark/>
          </w:tcPr>
          <w:p w14:paraId="6EF42874" w14:textId="77777777" w:rsidR="009F47F5" w:rsidRPr="002566FD" w:rsidRDefault="009F47F5" w:rsidP="009F47F5">
            <w:pPr>
              <w:spacing w:after="0"/>
              <w:jc w:val="center"/>
              <w:rPr>
                <w:sz w:val="18"/>
                <w:szCs w:val="18"/>
                <w:lang w:val="fr-FR" w:eastAsia="en-US"/>
              </w:rPr>
            </w:pPr>
            <w:r w:rsidRPr="002566FD">
              <w:rPr>
                <w:sz w:val="18"/>
                <w:szCs w:val="18"/>
                <w:lang w:val="fr-FR" w:eastAsia="en-US"/>
              </w:rPr>
              <w:t>_____________________</w:t>
            </w:r>
          </w:p>
        </w:tc>
        <w:tc>
          <w:tcPr>
            <w:tcW w:w="2126" w:type="dxa"/>
            <w:noWrap/>
            <w:hideMark/>
          </w:tcPr>
          <w:p w14:paraId="27C0E8FF" w14:textId="4CBBCB6B" w:rsidR="009F47F5" w:rsidRPr="002566FD" w:rsidRDefault="00A45D66" w:rsidP="009F47F5">
            <w:pPr>
              <w:spacing w:after="0"/>
              <w:jc w:val="left"/>
              <w:rPr>
                <w:sz w:val="18"/>
                <w:szCs w:val="18"/>
                <w:lang w:val="fr-FR" w:eastAsia="en-US"/>
              </w:rPr>
            </w:pPr>
            <w:r w:rsidRPr="002566FD">
              <w:rPr>
                <w:sz w:val="18"/>
                <w:szCs w:val="18"/>
                <w:lang w:val="fr-FR" w:eastAsia="en-US"/>
              </w:rPr>
              <w:t>Réponse préremplie. A confirmer</w:t>
            </w:r>
          </w:p>
        </w:tc>
      </w:tr>
      <w:tr w:rsidR="00A45D66" w:rsidRPr="002566FD" w14:paraId="4CBA2B0A" w14:textId="77777777" w:rsidTr="00A45D66">
        <w:trPr>
          <w:trHeight w:val="337"/>
        </w:trPr>
        <w:tc>
          <w:tcPr>
            <w:tcW w:w="1129" w:type="dxa"/>
            <w:noWrap/>
            <w:hideMark/>
          </w:tcPr>
          <w:p w14:paraId="4806F1CE" w14:textId="77777777" w:rsidR="00A45D66" w:rsidRPr="002566FD" w:rsidRDefault="00A45D66" w:rsidP="00A45D66">
            <w:pPr>
              <w:spacing w:after="0"/>
              <w:jc w:val="left"/>
              <w:rPr>
                <w:sz w:val="18"/>
                <w:szCs w:val="18"/>
                <w:lang w:val="fr-FR" w:eastAsia="en-US"/>
              </w:rPr>
            </w:pPr>
            <w:r w:rsidRPr="002566FD">
              <w:rPr>
                <w:sz w:val="18"/>
                <w:szCs w:val="18"/>
                <w:lang w:val="fr-FR" w:eastAsia="en-US"/>
              </w:rPr>
              <w:t>B.2</w:t>
            </w:r>
          </w:p>
        </w:tc>
        <w:tc>
          <w:tcPr>
            <w:tcW w:w="4102" w:type="dxa"/>
            <w:hideMark/>
          </w:tcPr>
          <w:p w14:paraId="4D77558F" w14:textId="77777777" w:rsidR="00A45D66" w:rsidRPr="002566FD" w:rsidRDefault="00A45D66" w:rsidP="00A45D66">
            <w:pPr>
              <w:spacing w:after="0"/>
              <w:jc w:val="left"/>
              <w:rPr>
                <w:sz w:val="18"/>
                <w:szCs w:val="18"/>
                <w:lang w:val="fr-FR" w:eastAsia="en-US"/>
              </w:rPr>
            </w:pPr>
            <w:r w:rsidRPr="002566FD">
              <w:rPr>
                <w:sz w:val="18"/>
                <w:szCs w:val="18"/>
                <w:lang w:val="fr-FR" w:eastAsia="en-US"/>
              </w:rPr>
              <w:t>Prénom(s) du participant</w:t>
            </w:r>
          </w:p>
        </w:tc>
        <w:tc>
          <w:tcPr>
            <w:tcW w:w="2419" w:type="dxa"/>
            <w:noWrap/>
            <w:hideMark/>
          </w:tcPr>
          <w:p w14:paraId="761A3419" w14:textId="77777777" w:rsidR="00A45D66" w:rsidRPr="002566FD" w:rsidRDefault="00A45D66" w:rsidP="00A45D66">
            <w:pPr>
              <w:spacing w:after="0"/>
              <w:jc w:val="center"/>
              <w:rPr>
                <w:sz w:val="18"/>
                <w:szCs w:val="18"/>
                <w:lang w:val="fr-FR" w:eastAsia="en-US"/>
              </w:rPr>
            </w:pPr>
            <w:r w:rsidRPr="002566FD">
              <w:rPr>
                <w:sz w:val="18"/>
                <w:szCs w:val="18"/>
                <w:lang w:val="fr-FR" w:eastAsia="en-US"/>
              </w:rPr>
              <w:t>_____________________</w:t>
            </w:r>
          </w:p>
        </w:tc>
        <w:tc>
          <w:tcPr>
            <w:tcW w:w="2126" w:type="dxa"/>
            <w:noWrap/>
            <w:hideMark/>
          </w:tcPr>
          <w:p w14:paraId="664DAB86" w14:textId="3154FF22" w:rsidR="00A45D66" w:rsidRPr="002566FD" w:rsidRDefault="00A45D66" w:rsidP="00A45D66">
            <w:pPr>
              <w:spacing w:after="0"/>
              <w:jc w:val="left"/>
              <w:rPr>
                <w:sz w:val="18"/>
                <w:szCs w:val="18"/>
                <w:lang w:val="fr-FR" w:eastAsia="en-US"/>
              </w:rPr>
            </w:pPr>
            <w:r w:rsidRPr="002566FD">
              <w:rPr>
                <w:sz w:val="18"/>
                <w:szCs w:val="18"/>
                <w:lang w:val="fr-FR" w:eastAsia="en-US"/>
              </w:rPr>
              <w:t>Réponse préremplie. A confirmer</w:t>
            </w:r>
          </w:p>
        </w:tc>
      </w:tr>
      <w:tr w:rsidR="00A45D66" w:rsidRPr="002566FD" w14:paraId="6A511E45" w14:textId="77777777" w:rsidTr="00A45D66">
        <w:trPr>
          <w:trHeight w:val="300"/>
        </w:trPr>
        <w:tc>
          <w:tcPr>
            <w:tcW w:w="1129" w:type="dxa"/>
            <w:noWrap/>
            <w:hideMark/>
          </w:tcPr>
          <w:p w14:paraId="1D120609" w14:textId="77777777" w:rsidR="00A45D66" w:rsidRPr="002566FD" w:rsidRDefault="00A45D66" w:rsidP="00A45D66">
            <w:pPr>
              <w:spacing w:after="0"/>
              <w:jc w:val="left"/>
              <w:rPr>
                <w:sz w:val="18"/>
                <w:szCs w:val="18"/>
                <w:lang w:val="fr-FR" w:eastAsia="en-US"/>
              </w:rPr>
            </w:pPr>
            <w:r w:rsidRPr="002566FD">
              <w:rPr>
                <w:sz w:val="18"/>
                <w:szCs w:val="18"/>
                <w:lang w:val="fr-FR" w:eastAsia="en-US"/>
              </w:rPr>
              <w:t>B.3</w:t>
            </w:r>
          </w:p>
        </w:tc>
        <w:tc>
          <w:tcPr>
            <w:tcW w:w="4102" w:type="dxa"/>
            <w:hideMark/>
          </w:tcPr>
          <w:p w14:paraId="577E5438" w14:textId="77777777" w:rsidR="00A45D66" w:rsidRPr="002566FD" w:rsidRDefault="00A45D66" w:rsidP="00A45D66">
            <w:pPr>
              <w:spacing w:after="0"/>
              <w:jc w:val="left"/>
              <w:rPr>
                <w:sz w:val="18"/>
                <w:szCs w:val="18"/>
                <w:lang w:val="fr-FR" w:eastAsia="en-US"/>
              </w:rPr>
            </w:pPr>
            <w:r w:rsidRPr="002566FD">
              <w:rPr>
                <w:sz w:val="18"/>
                <w:szCs w:val="18"/>
                <w:lang w:val="fr-FR" w:eastAsia="en-US"/>
              </w:rPr>
              <w:t>Contact 1 (téléphone)</w:t>
            </w:r>
          </w:p>
        </w:tc>
        <w:tc>
          <w:tcPr>
            <w:tcW w:w="2419" w:type="dxa"/>
            <w:noWrap/>
            <w:hideMark/>
          </w:tcPr>
          <w:p w14:paraId="2471D717" w14:textId="77777777" w:rsidR="00A45D66" w:rsidRPr="002566FD" w:rsidRDefault="00A45D66" w:rsidP="00A45D66">
            <w:pPr>
              <w:spacing w:after="0"/>
              <w:jc w:val="center"/>
              <w:rPr>
                <w:sz w:val="18"/>
                <w:szCs w:val="18"/>
                <w:lang w:val="fr-FR" w:eastAsia="en-US"/>
              </w:rPr>
            </w:pPr>
            <w:r w:rsidRPr="002566FD">
              <w:rPr>
                <w:sz w:val="18"/>
                <w:szCs w:val="18"/>
                <w:lang w:val="fr-FR" w:eastAsia="en-US"/>
              </w:rPr>
              <w:t>_____________________</w:t>
            </w:r>
          </w:p>
        </w:tc>
        <w:tc>
          <w:tcPr>
            <w:tcW w:w="2126" w:type="dxa"/>
            <w:noWrap/>
            <w:hideMark/>
          </w:tcPr>
          <w:p w14:paraId="3E5552AA" w14:textId="5534251D" w:rsidR="00A45D66" w:rsidRPr="002566FD" w:rsidRDefault="00A45D66" w:rsidP="00A45D66">
            <w:pPr>
              <w:spacing w:after="0"/>
              <w:jc w:val="left"/>
              <w:rPr>
                <w:sz w:val="18"/>
                <w:szCs w:val="18"/>
                <w:lang w:val="fr-FR" w:eastAsia="en-US"/>
              </w:rPr>
            </w:pPr>
            <w:r w:rsidRPr="002566FD">
              <w:rPr>
                <w:sz w:val="18"/>
                <w:szCs w:val="18"/>
                <w:lang w:val="fr-FR" w:eastAsia="en-US"/>
              </w:rPr>
              <w:t>Réponse préremplie. A confirmer</w:t>
            </w:r>
          </w:p>
        </w:tc>
      </w:tr>
      <w:tr w:rsidR="00A45D66" w:rsidRPr="002566FD" w14:paraId="5EC711CE" w14:textId="77777777" w:rsidTr="00A45D66">
        <w:trPr>
          <w:trHeight w:val="300"/>
        </w:trPr>
        <w:tc>
          <w:tcPr>
            <w:tcW w:w="1129" w:type="dxa"/>
            <w:noWrap/>
            <w:hideMark/>
          </w:tcPr>
          <w:p w14:paraId="45032717" w14:textId="77777777" w:rsidR="00A45D66" w:rsidRPr="002566FD" w:rsidRDefault="00A45D66" w:rsidP="00A45D66">
            <w:pPr>
              <w:spacing w:after="0"/>
              <w:jc w:val="left"/>
              <w:rPr>
                <w:sz w:val="18"/>
                <w:szCs w:val="18"/>
                <w:lang w:val="fr-FR" w:eastAsia="en-US"/>
              </w:rPr>
            </w:pPr>
            <w:r w:rsidRPr="002566FD">
              <w:rPr>
                <w:sz w:val="18"/>
                <w:szCs w:val="18"/>
                <w:lang w:val="fr-FR" w:eastAsia="en-US"/>
              </w:rPr>
              <w:t>B.4</w:t>
            </w:r>
          </w:p>
        </w:tc>
        <w:tc>
          <w:tcPr>
            <w:tcW w:w="4102" w:type="dxa"/>
            <w:hideMark/>
          </w:tcPr>
          <w:p w14:paraId="24FF7805" w14:textId="77777777" w:rsidR="00A45D66" w:rsidRPr="002566FD" w:rsidRDefault="00A45D66" w:rsidP="00A45D66">
            <w:pPr>
              <w:spacing w:after="0"/>
              <w:jc w:val="left"/>
              <w:rPr>
                <w:sz w:val="18"/>
                <w:szCs w:val="18"/>
                <w:lang w:val="fr-FR" w:eastAsia="en-US"/>
              </w:rPr>
            </w:pPr>
            <w:r w:rsidRPr="002566FD">
              <w:rPr>
                <w:sz w:val="18"/>
                <w:szCs w:val="18"/>
                <w:lang w:val="fr-FR" w:eastAsia="en-US"/>
              </w:rPr>
              <w:t>Contact 2 (téléphone)</w:t>
            </w:r>
          </w:p>
        </w:tc>
        <w:tc>
          <w:tcPr>
            <w:tcW w:w="2419" w:type="dxa"/>
            <w:noWrap/>
            <w:hideMark/>
          </w:tcPr>
          <w:p w14:paraId="77AC2969" w14:textId="77777777" w:rsidR="00A45D66" w:rsidRPr="002566FD" w:rsidRDefault="00A45D66" w:rsidP="00A45D66">
            <w:pPr>
              <w:spacing w:after="0"/>
              <w:jc w:val="center"/>
              <w:rPr>
                <w:sz w:val="18"/>
                <w:szCs w:val="18"/>
                <w:lang w:val="fr-FR" w:eastAsia="en-US"/>
              </w:rPr>
            </w:pPr>
            <w:r w:rsidRPr="002566FD">
              <w:rPr>
                <w:sz w:val="18"/>
                <w:szCs w:val="18"/>
                <w:lang w:val="fr-FR" w:eastAsia="en-US"/>
              </w:rPr>
              <w:t>_____________________</w:t>
            </w:r>
          </w:p>
        </w:tc>
        <w:tc>
          <w:tcPr>
            <w:tcW w:w="2126" w:type="dxa"/>
            <w:noWrap/>
            <w:hideMark/>
          </w:tcPr>
          <w:p w14:paraId="22BD99EE" w14:textId="7EB4E3C9" w:rsidR="00A45D66" w:rsidRPr="002566FD" w:rsidRDefault="00A45D66" w:rsidP="00A45D66">
            <w:pPr>
              <w:spacing w:after="0"/>
              <w:jc w:val="left"/>
              <w:rPr>
                <w:sz w:val="18"/>
                <w:szCs w:val="18"/>
                <w:lang w:val="fr-FR" w:eastAsia="en-US"/>
              </w:rPr>
            </w:pPr>
            <w:r w:rsidRPr="002566FD">
              <w:rPr>
                <w:sz w:val="18"/>
                <w:szCs w:val="18"/>
                <w:lang w:val="fr-FR" w:eastAsia="en-US"/>
              </w:rPr>
              <w:t>Réponse préremplie. A confirmer</w:t>
            </w:r>
          </w:p>
        </w:tc>
      </w:tr>
      <w:tr w:rsidR="00A45D66" w:rsidRPr="002566FD" w14:paraId="49A6CAA5" w14:textId="77777777" w:rsidTr="00A45D66">
        <w:trPr>
          <w:trHeight w:val="300"/>
        </w:trPr>
        <w:tc>
          <w:tcPr>
            <w:tcW w:w="1129" w:type="dxa"/>
            <w:noWrap/>
            <w:hideMark/>
          </w:tcPr>
          <w:p w14:paraId="1602FD94" w14:textId="77777777" w:rsidR="00A45D66" w:rsidRPr="002566FD" w:rsidRDefault="00A45D66" w:rsidP="00A45D66">
            <w:pPr>
              <w:spacing w:after="0"/>
              <w:jc w:val="left"/>
              <w:rPr>
                <w:sz w:val="18"/>
                <w:szCs w:val="18"/>
                <w:lang w:val="fr-FR" w:eastAsia="en-US"/>
              </w:rPr>
            </w:pPr>
            <w:r w:rsidRPr="002566FD">
              <w:rPr>
                <w:sz w:val="18"/>
                <w:szCs w:val="18"/>
                <w:lang w:val="fr-FR" w:eastAsia="en-US"/>
              </w:rPr>
              <w:t>B.5</w:t>
            </w:r>
          </w:p>
        </w:tc>
        <w:tc>
          <w:tcPr>
            <w:tcW w:w="4102" w:type="dxa"/>
            <w:hideMark/>
          </w:tcPr>
          <w:p w14:paraId="0BC6E645" w14:textId="77777777" w:rsidR="00A45D66" w:rsidRPr="002566FD" w:rsidRDefault="00A45D66" w:rsidP="00A45D66">
            <w:pPr>
              <w:spacing w:after="0"/>
              <w:jc w:val="left"/>
              <w:rPr>
                <w:sz w:val="18"/>
                <w:szCs w:val="18"/>
                <w:lang w:val="fr-FR" w:eastAsia="en-US"/>
              </w:rPr>
            </w:pPr>
            <w:r w:rsidRPr="002566FD">
              <w:rPr>
                <w:sz w:val="18"/>
                <w:szCs w:val="18"/>
                <w:lang w:val="fr-FR" w:eastAsia="en-US"/>
              </w:rPr>
              <w:t>Age</w:t>
            </w:r>
          </w:p>
        </w:tc>
        <w:tc>
          <w:tcPr>
            <w:tcW w:w="2419" w:type="dxa"/>
            <w:noWrap/>
            <w:hideMark/>
          </w:tcPr>
          <w:p w14:paraId="687C8DD3" w14:textId="77777777" w:rsidR="00A45D66" w:rsidRPr="002566FD" w:rsidRDefault="00A45D66" w:rsidP="00A45D66">
            <w:pPr>
              <w:spacing w:after="0"/>
              <w:jc w:val="center"/>
              <w:rPr>
                <w:sz w:val="18"/>
                <w:szCs w:val="18"/>
                <w:lang w:val="fr-FR" w:eastAsia="en-US"/>
              </w:rPr>
            </w:pPr>
            <w:r w:rsidRPr="002566FD">
              <w:rPr>
                <w:sz w:val="18"/>
                <w:szCs w:val="18"/>
                <w:lang w:val="fr-FR" w:eastAsia="en-US"/>
              </w:rPr>
              <w:t>____ ____</w:t>
            </w:r>
          </w:p>
        </w:tc>
        <w:tc>
          <w:tcPr>
            <w:tcW w:w="2126" w:type="dxa"/>
            <w:noWrap/>
            <w:hideMark/>
          </w:tcPr>
          <w:p w14:paraId="0D59D0AA" w14:textId="425638B7" w:rsidR="00A45D66" w:rsidRPr="002566FD" w:rsidRDefault="00A45D66" w:rsidP="00A45D66">
            <w:pPr>
              <w:spacing w:after="0"/>
              <w:jc w:val="left"/>
              <w:rPr>
                <w:sz w:val="18"/>
                <w:szCs w:val="18"/>
                <w:lang w:val="fr-FR" w:eastAsia="en-US"/>
              </w:rPr>
            </w:pPr>
            <w:r w:rsidRPr="002566FD">
              <w:rPr>
                <w:sz w:val="18"/>
                <w:szCs w:val="18"/>
                <w:lang w:val="fr-FR" w:eastAsia="en-US"/>
              </w:rPr>
              <w:t>Réponse préremplie. A confirmer</w:t>
            </w:r>
          </w:p>
        </w:tc>
      </w:tr>
      <w:tr w:rsidR="00A45D66" w:rsidRPr="002566FD" w14:paraId="068A9EC2" w14:textId="77777777" w:rsidTr="00A45D66">
        <w:trPr>
          <w:trHeight w:val="580"/>
        </w:trPr>
        <w:tc>
          <w:tcPr>
            <w:tcW w:w="1129" w:type="dxa"/>
            <w:noWrap/>
            <w:hideMark/>
          </w:tcPr>
          <w:p w14:paraId="1EB90152" w14:textId="77777777" w:rsidR="00A45D66" w:rsidRPr="002566FD" w:rsidRDefault="00A45D66" w:rsidP="00A45D66">
            <w:pPr>
              <w:spacing w:after="0"/>
              <w:jc w:val="left"/>
              <w:rPr>
                <w:sz w:val="18"/>
                <w:szCs w:val="18"/>
                <w:lang w:val="fr-FR" w:eastAsia="en-US"/>
              </w:rPr>
            </w:pPr>
            <w:r w:rsidRPr="002566FD">
              <w:rPr>
                <w:sz w:val="18"/>
                <w:szCs w:val="18"/>
                <w:lang w:val="fr-FR" w:eastAsia="en-US"/>
              </w:rPr>
              <w:lastRenderedPageBreak/>
              <w:t>B.6</w:t>
            </w:r>
          </w:p>
        </w:tc>
        <w:tc>
          <w:tcPr>
            <w:tcW w:w="4102" w:type="dxa"/>
            <w:hideMark/>
          </w:tcPr>
          <w:p w14:paraId="3A74776A" w14:textId="77777777" w:rsidR="00A45D66" w:rsidRPr="002566FD" w:rsidRDefault="00A45D66" w:rsidP="00A45D66">
            <w:pPr>
              <w:spacing w:after="0"/>
              <w:jc w:val="left"/>
              <w:rPr>
                <w:sz w:val="18"/>
                <w:szCs w:val="18"/>
                <w:lang w:val="fr-FR" w:eastAsia="en-US"/>
              </w:rPr>
            </w:pPr>
            <w:r w:rsidRPr="002566FD">
              <w:rPr>
                <w:sz w:val="18"/>
                <w:szCs w:val="18"/>
                <w:lang w:val="fr-FR" w:eastAsia="en-US"/>
              </w:rPr>
              <w:t>Sexe</w:t>
            </w:r>
          </w:p>
        </w:tc>
        <w:tc>
          <w:tcPr>
            <w:tcW w:w="2419" w:type="dxa"/>
            <w:noWrap/>
            <w:hideMark/>
          </w:tcPr>
          <w:p w14:paraId="2115E212" w14:textId="77777777" w:rsidR="00A45D66" w:rsidRPr="002566FD" w:rsidRDefault="00A45D66" w:rsidP="00A45D66">
            <w:pPr>
              <w:spacing w:after="0"/>
              <w:jc w:val="left"/>
              <w:rPr>
                <w:sz w:val="18"/>
                <w:szCs w:val="18"/>
                <w:lang w:val="fr-FR" w:eastAsia="en-US"/>
              </w:rPr>
            </w:pPr>
            <w:r w:rsidRPr="002566FD">
              <w:rPr>
                <w:sz w:val="18"/>
                <w:szCs w:val="18"/>
                <w:lang w:val="fr-FR" w:eastAsia="en-US"/>
              </w:rPr>
              <w:t>1-Masculin</w:t>
            </w:r>
          </w:p>
          <w:p w14:paraId="5F8E87BB" w14:textId="167DE63D" w:rsidR="00A45D66" w:rsidRPr="002566FD" w:rsidRDefault="00A45D66" w:rsidP="00A45D66">
            <w:pPr>
              <w:spacing w:after="0"/>
              <w:jc w:val="left"/>
              <w:rPr>
                <w:sz w:val="18"/>
                <w:szCs w:val="18"/>
                <w:lang w:val="fr-FR" w:eastAsia="en-US"/>
              </w:rPr>
            </w:pPr>
            <w:r w:rsidRPr="002566FD">
              <w:rPr>
                <w:sz w:val="18"/>
                <w:szCs w:val="18"/>
                <w:lang w:val="fr-FR" w:eastAsia="en-US"/>
              </w:rPr>
              <w:t>2 féminins</w:t>
            </w:r>
          </w:p>
        </w:tc>
        <w:tc>
          <w:tcPr>
            <w:tcW w:w="2126" w:type="dxa"/>
            <w:noWrap/>
            <w:hideMark/>
          </w:tcPr>
          <w:p w14:paraId="79F9FDCD" w14:textId="79EEAD06" w:rsidR="00A45D66" w:rsidRPr="002566FD" w:rsidRDefault="00A45D66" w:rsidP="00A45D66">
            <w:pPr>
              <w:spacing w:after="0"/>
              <w:jc w:val="left"/>
              <w:rPr>
                <w:sz w:val="18"/>
                <w:szCs w:val="18"/>
                <w:lang w:val="fr-FR" w:eastAsia="en-US"/>
              </w:rPr>
            </w:pPr>
            <w:r w:rsidRPr="002566FD">
              <w:rPr>
                <w:sz w:val="18"/>
                <w:szCs w:val="18"/>
                <w:lang w:val="fr-FR" w:eastAsia="en-US"/>
              </w:rPr>
              <w:t>Réponse préremplie. A confirmer</w:t>
            </w:r>
          </w:p>
        </w:tc>
      </w:tr>
      <w:tr w:rsidR="00A45D66" w:rsidRPr="002566FD" w14:paraId="475089F8" w14:textId="77777777" w:rsidTr="00A45D66">
        <w:trPr>
          <w:trHeight w:val="300"/>
        </w:trPr>
        <w:tc>
          <w:tcPr>
            <w:tcW w:w="1129" w:type="dxa"/>
            <w:noWrap/>
          </w:tcPr>
          <w:p w14:paraId="0EF92091" w14:textId="77777777" w:rsidR="00A45D66" w:rsidRPr="002566FD" w:rsidRDefault="00A45D66" w:rsidP="00A45D66">
            <w:pPr>
              <w:spacing w:after="0"/>
              <w:jc w:val="left"/>
              <w:rPr>
                <w:sz w:val="18"/>
                <w:szCs w:val="18"/>
                <w:lang w:val="fr-FR" w:eastAsia="en-US"/>
              </w:rPr>
            </w:pPr>
            <w:r w:rsidRPr="002566FD">
              <w:rPr>
                <w:sz w:val="18"/>
                <w:szCs w:val="18"/>
                <w:lang w:val="fr-FR" w:eastAsia="en-US"/>
              </w:rPr>
              <w:t>B.7a</w:t>
            </w:r>
          </w:p>
        </w:tc>
        <w:tc>
          <w:tcPr>
            <w:tcW w:w="4102" w:type="dxa"/>
          </w:tcPr>
          <w:p w14:paraId="066314F9" w14:textId="77777777" w:rsidR="00A45D66" w:rsidRPr="002566FD" w:rsidRDefault="00A45D66" w:rsidP="00A45D66">
            <w:pPr>
              <w:spacing w:after="0"/>
              <w:jc w:val="left"/>
              <w:rPr>
                <w:sz w:val="18"/>
                <w:szCs w:val="18"/>
                <w:lang w:val="fr-FR" w:eastAsia="en-US"/>
              </w:rPr>
            </w:pPr>
            <w:r w:rsidRPr="002566FD">
              <w:rPr>
                <w:sz w:val="18"/>
                <w:szCs w:val="18"/>
                <w:lang w:val="fr-FR" w:eastAsia="en-US"/>
              </w:rPr>
              <w:t>Type de traitement du participant pour l’entretien des parcelles</w:t>
            </w:r>
          </w:p>
        </w:tc>
        <w:tc>
          <w:tcPr>
            <w:tcW w:w="2419" w:type="dxa"/>
            <w:noWrap/>
          </w:tcPr>
          <w:p w14:paraId="22285413" w14:textId="77777777" w:rsidR="00A45D66" w:rsidRPr="002566FD" w:rsidRDefault="00A45D66" w:rsidP="00A45D66">
            <w:pPr>
              <w:spacing w:after="0"/>
              <w:jc w:val="left"/>
              <w:rPr>
                <w:sz w:val="18"/>
                <w:szCs w:val="18"/>
                <w:lang w:val="fr-FR" w:eastAsia="en-US"/>
              </w:rPr>
            </w:pPr>
            <w:r w:rsidRPr="002566FD">
              <w:rPr>
                <w:sz w:val="18"/>
                <w:szCs w:val="18"/>
                <w:lang w:val="fr-FR" w:eastAsia="en-US"/>
              </w:rPr>
              <w:t>Parcelle bleue</w:t>
            </w:r>
          </w:p>
          <w:p w14:paraId="002E188D" w14:textId="77777777" w:rsidR="00A45D66" w:rsidRPr="002566FD" w:rsidRDefault="00A45D66" w:rsidP="00A45D66">
            <w:pPr>
              <w:spacing w:after="0"/>
              <w:jc w:val="left"/>
              <w:rPr>
                <w:sz w:val="18"/>
                <w:szCs w:val="18"/>
                <w:lang w:val="fr-FR" w:eastAsia="en-US"/>
              </w:rPr>
            </w:pPr>
            <w:r w:rsidRPr="002566FD">
              <w:rPr>
                <w:sz w:val="18"/>
                <w:szCs w:val="18"/>
                <w:lang w:val="fr-FR" w:eastAsia="en-US"/>
              </w:rPr>
              <w:t xml:space="preserve">Parcelle rouge </w:t>
            </w:r>
          </w:p>
          <w:p w14:paraId="03707CD1" w14:textId="77777777" w:rsidR="00A45D66" w:rsidRPr="002566FD" w:rsidRDefault="00A45D66" w:rsidP="00A45D66">
            <w:pPr>
              <w:spacing w:after="0"/>
              <w:jc w:val="left"/>
              <w:rPr>
                <w:sz w:val="18"/>
                <w:szCs w:val="18"/>
                <w:lang w:val="fr-FR" w:eastAsia="en-US"/>
              </w:rPr>
            </w:pPr>
            <w:r w:rsidRPr="002566FD">
              <w:rPr>
                <w:sz w:val="18"/>
                <w:szCs w:val="18"/>
                <w:lang w:val="fr-FR" w:eastAsia="en-US"/>
              </w:rPr>
              <w:t>Parcelle verte</w:t>
            </w:r>
          </w:p>
        </w:tc>
        <w:tc>
          <w:tcPr>
            <w:tcW w:w="2126" w:type="dxa"/>
            <w:noWrap/>
          </w:tcPr>
          <w:p w14:paraId="0D711C1F" w14:textId="0481EEDB" w:rsidR="00A45D66" w:rsidRPr="002566FD" w:rsidRDefault="00A45D66" w:rsidP="00A45D66">
            <w:pPr>
              <w:spacing w:after="0"/>
              <w:jc w:val="left"/>
              <w:rPr>
                <w:sz w:val="18"/>
                <w:szCs w:val="18"/>
                <w:lang w:val="fr-FR" w:eastAsia="en-US"/>
              </w:rPr>
            </w:pPr>
            <w:r w:rsidRPr="002566FD">
              <w:rPr>
                <w:sz w:val="18"/>
                <w:szCs w:val="18"/>
                <w:lang w:val="fr-FR" w:eastAsia="en-US"/>
              </w:rPr>
              <w:t>Réponse préremplie. A confirmer</w:t>
            </w:r>
          </w:p>
        </w:tc>
      </w:tr>
      <w:tr w:rsidR="00A45D66" w:rsidRPr="002566FD" w14:paraId="1976DD87" w14:textId="77777777" w:rsidTr="00A45D66">
        <w:trPr>
          <w:trHeight w:val="300"/>
        </w:trPr>
        <w:tc>
          <w:tcPr>
            <w:tcW w:w="1129" w:type="dxa"/>
            <w:noWrap/>
          </w:tcPr>
          <w:p w14:paraId="77C9C54C" w14:textId="77777777" w:rsidR="00A45D66" w:rsidRPr="002566FD" w:rsidRDefault="00A45D66" w:rsidP="00A45D66">
            <w:pPr>
              <w:spacing w:after="0"/>
              <w:jc w:val="left"/>
              <w:rPr>
                <w:sz w:val="18"/>
                <w:szCs w:val="18"/>
                <w:lang w:val="fr-FR" w:eastAsia="en-US"/>
              </w:rPr>
            </w:pPr>
            <w:r w:rsidRPr="002566FD">
              <w:rPr>
                <w:sz w:val="18"/>
                <w:szCs w:val="18"/>
                <w:lang w:val="fr-FR" w:eastAsia="en-US"/>
              </w:rPr>
              <w:t>B.7b</w:t>
            </w:r>
          </w:p>
        </w:tc>
        <w:tc>
          <w:tcPr>
            <w:tcW w:w="4102" w:type="dxa"/>
          </w:tcPr>
          <w:p w14:paraId="12A2E0CF" w14:textId="77777777" w:rsidR="00A45D66" w:rsidRPr="002566FD" w:rsidRDefault="00A45D66" w:rsidP="00A45D66">
            <w:pPr>
              <w:spacing w:after="0"/>
              <w:jc w:val="left"/>
              <w:rPr>
                <w:sz w:val="18"/>
                <w:szCs w:val="18"/>
                <w:lang w:val="fr-FR" w:eastAsia="en-US"/>
              </w:rPr>
            </w:pPr>
            <w:r w:rsidRPr="002566FD">
              <w:rPr>
                <w:sz w:val="18"/>
                <w:szCs w:val="18"/>
                <w:lang w:val="fr-FR" w:eastAsia="en-US"/>
              </w:rPr>
              <w:t>Prendre une photo ?</w:t>
            </w:r>
          </w:p>
        </w:tc>
        <w:tc>
          <w:tcPr>
            <w:tcW w:w="2419" w:type="dxa"/>
            <w:noWrap/>
          </w:tcPr>
          <w:p w14:paraId="0D9723C5" w14:textId="77777777" w:rsidR="00A45D66" w:rsidRPr="002566FD" w:rsidRDefault="00A45D66" w:rsidP="00A45D66">
            <w:pPr>
              <w:spacing w:after="0"/>
              <w:jc w:val="left"/>
              <w:rPr>
                <w:sz w:val="18"/>
                <w:szCs w:val="18"/>
                <w:lang w:val="fr-FR" w:eastAsia="en-US"/>
              </w:rPr>
            </w:pPr>
          </w:p>
        </w:tc>
        <w:tc>
          <w:tcPr>
            <w:tcW w:w="2126" w:type="dxa"/>
            <w:noWrap/>
          </w:tcPr>
          <w:p w14:paraId="7A43E360" w14:textId="07B505E7" w:rsidR="00A45D66" w:rsidRPr="002566FD" w:rsidRDefault="00A45D66" w:rsidP="00A45D66">
            <w:pPr>
              <w:spacing w:after="0"/>
              <w:jc w:val="left"/>
              <w:rPr>
                <w:sz w:val="18"/>
                <w:szCs w:val="18"/>
                <w:lang w:val="fr-FR" w:eastAsia="en-US"/>
              </w:rPr>
            </w:pPr>
            <w:r w:rsidRPr="002566FD">
              <w:rPr>
                <w:sz w:val="18"/>
                <w:szCs w:val="18"/>
                <w:lang w:val="fr-FR" w:eastAsia="en-US"/>
              </w:rPr>
              <w:t>Réponse préremplie. A confirmer</w:t>
            </w:r>
          </w:p>
        </w:tc>
      </w:tr>
      <w:tr w:rsidR="00A45D66" w:rsidRPr="000B78B3" w14:paraId="7F39331B" w14:textId="77777777" w:rsidTr="00A45D66">
        <w:trPr>
          <w:trHeight w:val="300"/>
        </w:trPr>
        <w:tc>
          <w:tcPr>
            <w:tcW w:w="1129" w:type="dxa"/>
            <w:noWrap/>
          </w:tcPr>
          <w:p w14:paraId="001D3D11" w14:textId="77777777" w:rsidR="00A45D66" w:rsidRPr="002566FD" w:rsidRDefault="00A45D66" w:rsidP="00A45D66">
            <w:pPr>
              <w:spacing w:after="0"/>
              <w:jc w:val="left"/>
              <w:rPr>
                <w:sz w:val="18"/>
                <w:szCs w:val="18"/>
                <w:lang w:val="fr-FR" w:eastAsia="en-US"/>
              </w:rPr>
            </w:pPr>
            <w:r w:rsidRPr="002566FD">
              <w:rPr>
                <w:sz w:val="18"/>
                <w:szCs w:val="18"/>
                <w:lang w:val="fr-FR" w:eastAsia="en-US"/>
              </w:rPr>
              <w:t>B8a</w:t>
            </w:r>
          </w:p>
        </w:tc>
        <w:tc>
          <w:tcPr>
            <w:tcW w:w="4102" w:type="dxa"/>
          </w:tcPr>
          <w:p w14:paraId="7CBC716A" w14:textId="77777777" w:rsidR="00A45D66" w:rsidRPr="002566FD" w:rsidRDefault="00A45D66" w:rsidP="00A45D66">
            <w:pPr>
              <w:spacing w:after="0"/>
              <w:jc w:val="left"/>
              <w:rPr>
                <w:sz w:val="18"/>
                <w:szCs w:val="18"/>
                <w:lang w:val="fr-FR" w:eastAsia="en-US"/>
              </w:rPr>
            </w:pPr>
            <w:r w:rsidRPr="002566FD">
              <w:rPr>
                <w:sz w:val="18"/>
                <w:szCs w:val="18"/>
                <w:lang w:val="fr-FR" w:eastAsia="en-US"/>
              </w:rPr>
              <w:t>Statut de traitement du participant pour l’entretien des parcelles</w:t>
            </w:r>
          </w:p>
        </w:tc>
        <w:tc>
          <w:tcPr>
            <w:tcW w:w="2419" w:type="dxa"/>
            <w:noWrap/>
          </w:tcPr>
          <w:p w14:paraId="6457F135" w14:textId="77777777" w:rsidR="00A45D66" w:rsidRPr="002566FD" w:rsidRDefault="00A45D66" w:rsidP="00A45D66">
            <w:pPr>
              <w:spacing w:after="0"/>
              <w:jc w:val="left"/>
              <w:rPr>
                <w:sz w:val="18"/>
                <w:szCs w:val="18"/>
                <w:lang w:val="fr-FR" w:eastAsia="en-US"/>
              </w:rPr>
            </w:pPr>
            <w:r w:rsidRPr="002566FD">
              <w:rPr>
                <w:sz w:val="18"/>
                <w:szCs w:val="18"/>
                <w:lang w:val="fr-FR" w:eastAsia="en-US"/>
              </w:rPr>
              <w:t>Traitement</w:t>
            </w:r>
          </w:p>
          <w:p w14:paraId="1CCD76AB" w14:textId="77777777" w:rsidR="00A45D66" w:rsidRPr="002566FD" w:rsidRDefault="00A45D66" w:rsidP="00A45D66">
            <w:pPr>
              <w:spacing w:after="0"/>
              <w:jc w:val="left"/>
              <w:rPr>
                <w:sz w:val="18"/>
                <w:szCs w:val="18"/>
                <w:lang w:val="fr-FR" w:eastAsia="en-US"/>
              </w:rPr>
            </w:pPr>
            <w:r w:rsidRPr="002566FD">
              <w:rPr>
                <w:sz w:val="18"/>
                <w:szCs w:val="18"/>
                <w:lang w:val="fr-FR" w:eastAsia="en-US"/>
              </w:rPr>
              <w:t>Control</w:t>
            </w:r>
          </w:p>
        </w:tc>
        <w:tc>
          <w:tcPr>
            <w:tcW w:w="2126" w:type="dxa"/>
            <w:noWrap/>
          </w:tcPr>
          <w:p w14:paraId="64AF6BE1" w14:textId="77777777" w:rsidR="00A45D66" w:rsidRPr="002566FD" w:rsidRDefault="00A45D66" w:rsidP="00A45D66">
            <w:pPr>
              <w:spacing w:after="0"/>
              <w:jc w:val="left"/>
              <w:rPr>
                <w:sz w:val="18"/>
                <w:szCs w:val="18"/>
                <w:lang w:val="fr-FR" w:eastAsia="en-US"/>
              </w:rPr>
            </w:pPr>
            <w:r w:rsidRPr="002566FD">
              <w:rPr>
                <w:sz w:val="18"/>
                <w:szCs w:val="18"/>
                <w:lang w:val="fr-FR" w:eastAsia="en-US"/>
              </w:rPr>
              <w:t>Réponse préremplie. A confirmer</w:t>
            </w:r>
          </w:p>
          <w:p w14:paraId="114E2DA1" w14:textId="0378F26E" w:rsidR="00FC3B66" w:rsidRPr="002566FD" w:rsidRDefault="00FC3B66" w:rsidP="00A45D66">
            <w:pPr>
              <w:spacing w:after="0"/>
              <w:jc w:val="left"/>
              <w:rPr>
                <w:sz w:val="18"/>
                <w:szCs w:val="18"/>
                <w:lang w:val="fr-FR" w:eastAsia="en-US"/>
              </w:rPr>
            </w:pPr>
            <w:r w:rsidRPr="002566FD">
              <w:rPr>
                <w:sz w:val="18"/>
                <w:szCs w:val="18"/>
                <w:lang w:val="fr-FR" w:eastAsia="en-US"/>
              </w:rPr>
              <w:t>Cette question fait référence au fait de participer à l’entretien des parcelles bleu et rouge</w:t>
            </w:r>
          </w:p>
        </w:tc>
      </w:tr>
      <w:tr w:rsidR="009F47F5" w:rsidRPr="000B78B3" w14:paraId="279D9512" w14:textId="77777777" w:rsidTr="00A45D66">
        <w:trPr>
          <w:trHeight w:val="300"/>
        </w:trPr>
        <w:tc>
          <w:tcPr>
            <w:tcW w:w="1129" w:type="dxa"/>
            <w:noWrap/>
          </w:tcPr>
          <w:p w14:paraId="506A86CC" w14:textId="77777777" w:rsidR="009F47F5" w:rsidRPr="002566FD" w:rsidRDefault="009F47F5" w:rsidP="009F47F5">
            <w:pPr>
              <w:spacing w:after="0"/>
              <w:jc w:val="left"/>
              <w:rPr>
                <w:sz w:val="18"/>
                <w:szCs w:val="18"/>
                <w:lang w:val="fr-FR" w:eastAsia="en-US"/>
              </w:rPr>
            </w:pPr>
            <w:r w:rsidRPr="002566FD">
              <w:rPr>
                <w:sz w:val="18"/>
                <w:szCs w:val="18"/>
                <w:lang w:val="fr-FR" w:eastAsia="en-US"/>
              </w:rPr>
              <w:t>B8b</w:t>
            </w:r>
          </w:p>
        </w:tc>
        <w:tc>
          <w:tcPr>
            <w:tcW w:w="4102" w:type="dxa"/>
          </w:tcPr>
          <w:p w14:paraId="21C220D8" w14:textId="77777777" w:rsidR="009F47F5" w:rsidRPr="002566FD" w:rsidRDefault="009F47F5" w:rsidP="009F47F5">
            <w:pPr>
              <w:spacing w:after="0"/>
              <w:jc w:val="left"/>
              <w:rPr>
                <w:sz w:val="18"/>
                <w:szCs w:val="18"/>
                <w:lang w:val="fr-FR" w:eastAsia="en-US"/>
              </w:rPr>
            </w:pPr>
            <w:r w:rsidRPr="002566FD">
              <w:rPr>
                <w:sz w:val="18"/>
                <w:szCs w:val="18"/>
                <w:lang w:val="fr-FR" w:eastAsia="en-US"/>
              </w:rPr>
              <w:t xml:space="preserve">Si traitement, </w:t>
            </w:r>
          </w:p>
          <w:p w14:paraId="2F72C50D" w14:textId="77777777" w:rsidR="009F47F5" w:rsidRPr="002566FD" w:rsidRDefault="009F47F5" w:rsidP="009F47F5">
            <w:pPr>
              <w:spacing w:after="0"/>
              <w:jc w:val="left"/>
              <w:rPr>
                <w:sz w:val="18"/>
                <w:szCs w:val="18"/>
                <w:lang w:val="fr-FR" w:eastAsia="en-US"/>
              </w:rPr>
            </w:pPr>
          </w:p>
          <w:p w14:paraId="60FE619B" w14:textId="77777777" w:rsidR="009F47F5" w:rsidRPr="002566FD" w:rsidRDefault="009F47F5" w:rsidP="009F47F5">
            <w:pPr>
              <w:spacing w:after="0"/>
              <w:jc w:val="left"/>
              <w:rPr>
                <w:sz w:val="18"/>
                <w:szCs w:val="18"/>
                <w:lang w:val="fr-FR" w:eastAsia="en-US"/>
              </w:rPr>
            </w:pPr>
            <w:r w:rsidRPr="002566FD">
              <w:rPr>
                <w:sz w:val="18"/>
                <w:szCs w:val="18"/>
                <w:lang w:val="fr-FR" w:eastAsia="en-US"/>
              </w:rPr>
              <w:t>Pouvez-vous nous décrire les termes du contrat que vous aviez reçu ?  C’est-à-dire, pour chaque arbre qui meurt, combien d’argent est ce que vous perdez ?</w:t>
            </w:r>
          </w:p>
        </w:tc>
        <w:tc>
          <w:tcPr>
            <w:tcW w:w="2419" w:type="dxa"/>
            <w:noWrap/>
          </w:tcPr>
          <w:p w14:paraId="19F36801" w14:textId="77777777" w:rsidR="009F47F5" w:rsidRPr="002566FD" w:rsidRDefault="009F47F5" w:rsidP="009F47F5">
            <w:pPr>
              <w:spacing w:after="0"/>
              <w:jc w:val="left"/>
              <w:rPr>
                <w:sz w:val="18"/>
                <w:szCs w:val="18"/>
                <w:lang w:val="fr-FR" w:eastAsia="en-US"/>
              </w:rPr>
            </w:pPr>
          </w:p>
          <w:p w14:paraId="29E9A909" w14:textId="77777777" w:rsidR="009F47F5" w:rsidRPr="002566FD" w:rsidRDefault="009F47F5" w:rsidP="009F47F5">
            <w:pPr>
              <w:spacing w:after="0"/>
              <w:jc w:val="left"/>
              <w:rPr>
                <w:sz w:val="18"/>
                <w:szCs w:val="18"/>
                <w:lang w:val="fr-FR" w:eastAsia="en-US"/>
              </w:rPr>
            </w:pPr>
            <w:r w:rsidRPr="002566FD">
              <w:rPr>
                <w:sz w:val="18"/>
                <w:szCs w:val="18"/>
                <w:lang w:val="fr-FR" w:eastAsia="en-US"/>
              </w:rPr>
              <w:t>1= 300 FCFA</w:t>
            </w:r>
          </w:p>
          <w:p w14:paraId="04067A5E" w14:textId="77777777" w:rsidR="009F47F5" w:rsidRPr="002566FD" w:rsidRDefault="009F47F5" w:rsidP="009F47F5">
            <w:pPr>
              <w:spacing w:after="0"/>
              <w:jc w:val="left"/>
              <w:rPr>
                <w:sz w:val="18"/>
                <w:szCs w:val="18"/>
                <w:lang w:val="fr-FR" w:eastAsia="en-US"/>
              </w:rPr>
            </w:pPr>
            <w:r w:rsidRPr="002566FD">
              <w:rPr>
                <w:sz w:val="18"/>
                <w:szCs w:val="18"/>
                <w:lang w:val="fr-FR" w:eastAsia="en-US"/>
              </w:rPr>
              <w:t>2= 350 FCFA</w:t>
            </w:r>
          </w:p>
          <w:p w14:paraId="07910F31" w14:textId="77777777" w:rsidR="009F47F5" w:rsidRPr="002566FD" w:rsidRDefault="009F47F5" w:rsidP="009F47F5">
            <w:pPr>
              <w:spacing w:after="0"/>
              <w:jc w:val="left"/>
              <w:rPr>
                <w:sz w:val="18"/>
                <w:szCs w:val="18"/>
                <w:lang w:val="fr-FR" w:eastAsia="en-US"/>
              </w:rPr>
            </w:pPr>
            <w:r w:rsidRPr="002566FD">
              <w:rPr>
                <w:sz w:val="18"/>
                <w:szCs w:val="18"/>
                <w:lang w:val="fr-FR" w:eastAsia="en-US"/>
              </w:rPr>
              <w:t>3= ça dépend si nous passons en dessous des seuils de 400, 300, 200, ou 100 arbres encore en vie</w:t>
            </w:r>
          </w:p>
          <w:p w14:paraId="63007043" w14:textId="77777777" w:rsidR="009F47F5" w:rsidRPr="002566FD" w:rsidRDefault="009F47F5" w:rsidP="009F47F5">
            <w:pPr>
              <w:spacing w:after="0"/>
              <w:jc w:val="left"/>
              <w:rPr>
                <w:sz w:val="18"/>
                <w:szCs w:val="18"/>
                <w:lang w:val="fr-FR" w:eastAsia="en-US"/>
              </w:rPr>
            </w:pPr>
            <w:r w:rsidRPr="002566FD">
              <w:rPr>
                <w:sz w:val="18"/>
                <w:szCs w:val="18"/>
                <w:lang w:val="fr-FR" w:eastAsia="en-US"/>
              </w:rPr>
              <w:t>4=autres explications différentes des options ci-dessus</w:t>
            </w:r>
          </w:p>
          <w:p w14:paraId="22DFB3A7" w14:textId="77777777" w:rsidR="009F47F5" w:rsidRPr="002566FD" w:rsidRDefault="009F47F5" w:rsidP="009F47F5">
            <w:pPr>
              <w:spacing w:after="0"/>
              <w:jc w:val="left"/>
              <w:rPr>
                <w:sz w:val="18"/>
                <w:szCs w:val="18"/>
                <w:lang w:val="fr-FR" w:eastAsia="en-US"/>
              </w:rPr>
            </w:pPr>
            <w:r w:rsidRPr="002566FD">
              <w:rPr>
                <w:sz w:val="18"/>
                <w:szCs w:val="18"/>
                <w:lang w:val="fr-FR" w:eastAsia="en-US"/>
              </w:rPr>
              <w:t>5=je ne sais pas</w:t>
            </w:r>
          </w:p>
        </w:tc>
        <w:tc>
          <w:tcPr>
            <w:tcW w:w="2126" w:type="dxa"/>
            <w:noWrap/>
          </w:tcPr>
          <w:p w14:paraId="7AFBC410" w14:textId="1379982E" w:rsidR="009F47F5" w:rsidRPr="002566FD" w:rsidRDefault="009F47F5" w:rsidP="009F47F5">
            <w:pPr>
              <w:spacing w:after="0"/>
              <w:jc w:val="left"/>
              <w:rPr>
                <w:sz w:val="18"/>
                <w:szCs w:val="18"/>
                <w:lang w:val="fr-FR" w:eastAsia="en-US"/>
              </w:rPr>
            </w:pPr>
            <w:r w:rsidRPr="002566FD">
              <w:rPr>
                <w:sz w:val="18"/>
                <w:szCs w:val="18"/>
                <w:lang w:val="fr-FR" w:eastAsia="en-US"/>
              </w:rPr>
              <w:t>Ecouter la description donnée par le répondant et sélectionner l’option qui correspond le mieux à sa réponse.</w:t>
            </w:r>
          </w:p>
        </w:tc>
      </w:tr>
      <w:tr w:rsidR="009F47F5" w:rsidRPr="000B78B3" w14:paraId="5FFC0ABE" w14:textId="77777777" w:rsidTr="00A45D66">
        <w:trPr>
          <w:trHeight w:val="300"/>
        </w:trPr>
        <w:tc>
          <w:tcPr>
            <w:tcW w:w="1129" w:type="dxa"/>
            <w:noWrap/>
          </w:tcPr>
          <w:p w14:paraId="636CA5BC" w14:textId="77777777" w:rsidR="009F47F5" w:rsidRPr="002566FD" w:rsidRDefault="009F47F5" w:rsidP="009F47F5">
            <w:pPr>
              <w:spacing w:after="0"/>
              <w:jc w:val="left"/>
              <w:rPr>
                <w:sz w:val="18"/>
                <w:szCs w:val="18"/>
                <w:lang w:val="fr-FR" w:eastAsia="en-US"/>
              </w:rPr>
            </w:pPr>
            <w:r w:rsidRPr="002566FD">
              <w:rPr>
                <w:sz w:val="18"/>
                <w:szCs w:val="18"/>
                <w:lang w:val="fr-FR" w:eastAsia="en-US"/>
              </w:rPr>
              <w:t>B8c</w:t>
            </w:r>
          </w:p>
        </w:tc>
        <w:tc>
          <w:tcPr>
            <w:tcW w:w="4102" w:type="dxa"/>
          </w:tcPr>
          <w:p w14:paraId="5A1F011A" w14:textId="77777777" w:rsidR="009F47F5" w:rsidRPr="002566FD" w:rsidRDefault="009F47F5" w:rsidP="009F47F5">
            <w:pPr>
              <w:spacing w:after="0"/>
              <w:jc w:val="left"/>
              <w:rPr>
                <w:sz w:val="18"/>
                <w:szCs w:val="18"/>
                <w:lang w:val="fr-FR" w:eastAsia="en-US"/>
              </w:rPr>
            </w:pPr>
            <w:r w:rsidRPr="002566FD">
              <w:rPr>
                <w:sz w:val="18"/>
                <w:szCs w:val="18"/>
                <w:lang w:val="fr-FR" w:eastAsia="en-US"/>
              </w:rPr>
              <w:t xml:space="preserve">Les parcelles à entretenir étaient désignées à l’aide de couleurs. Vous rappelez vous quelle couleur était utilisée pour faire référence à la parcelle de votre groupe ? </w:t>
            </w:r>
          </w:p>
        </w:tc>
        <w:tc>
          <w:tcPr>
            <w:tcW w:w="2419" w:type="dxa"/>
            <w:noWrap/>
          </w:tcPr>
          <w:p w14:paraId="727A1A2F" w14:textId="77777777" w:rsidR="009F47F5" w:rsidRPr="002566FD" w:rsidRDefault="009F47F5" w:rsidP="009F47F5">
            <w:pPr>
              <w:spacing w:after="0"/>
              <w:jc w:val="left"/>
              <w:rPr>
                <w:sz w:val="18"/>
                <w:szCs w:val="18"/>
                <w:lang w:val="fr-FR" w:eastAsia="en-US"/>
              </w:rPr>
            </w:pPr>
            <w:r w:rsidRPr="002566FD">
              <w:rPr>
                <w:sz w:val="18"/>
                <w:szCs w:val="18"/>
                <w:lang w:val="fr-FR" w:eastAsia="en-US"/>
              </w:rPr>
              <w:t>Parcelle bleue</w:t>
            </w:r>
          </w:p>
          <w:p w14:paraId="514B71D0" w14:textId="77777777" w:rsidR="009F47F5" w:rsidRPr="002566FD" w:rsidRDefault="009F47F5" w:rsidP="009F47F5">
            <w:pPr>
              <w:spacing w:after="0"/>
              <w:jc w:val="left"/>
              <w:rPr>
                <w:sz w:val="18"/>
                <w:szCs w:val="18"/>
                <w:lang w:val="fr-FR" w:eastAsia="en-US"/>
              </w:rPr>
            </w:pPr>
            <w:r w:rsidRPr="002566FD">
              <w:rPr>
                <w:sz w:val="18"/>
                <w:szCs w:val="18"/>
                <w:lang w:val="fr-FR" w:eastAsia="en-US"/>
              </w:rPr>
              <w:t xml:space="preserve">Parcelle rouge </w:t>
            </w:r>
          </w:p>
          <w:p w14:paraId="565A1267" w14:textId="77777777" w:rsidR="009F47F5" w:rsidRPr="002566FD" w:rsidRDefault="009F47F5" w:rsidP="009F47F5">
            <w:pPr>
              <w:spacing w:after="0"/>
              <w:jc w:val="left"/>
              <w:rPr>
                <w:sz w:val="18"/>
                <w:szCs w:val="18"/>
                <w:lang w:val="fr-FR" w:eastAsia="en-US"/>
              </w:rPr>
            </w:pPr>
            <w:r w:rsidRPr="002566FD">
              <w:rPr>
                <w:sz w:val="18"/>
                <w:szCs w:val="18"/>
                <w:lang w:val="fr-FR" w:eastAsia="en-US"/>
              </w:rPr>
              <w:t>Parcelle verte</w:t>
            </w:r>
          </w:p>
        </w:tc>
        <w:tc>
          <w:tcPr>
            <w:tcW w:w="2126" w:type="dxa"/>
            <w:noWrap/>
          </w:tcPr>
          <w:p w14:paraId="5880CB17" w14:textId="77777777" w:rsidR="009F47F5" w:rsidRPr="002566FD" w:rsidRDefault="009F47F5" w:rsidP="009F47F5">
            <w:pPr>
              <w:spacing w:after="0"/>
              <w:jc w:val="left"/>
              <w:rPr>
                <w:sz w:val="18"/>
                <w:szCs w:val="18"/>
                <w:lang w:val="fr-FR" w:eastAsia="en-US"/>
              </w:rPr>
            </w:pPr>
            <w:r w:rsidRPr="002566FD">
              <w:rPr>
                <w:sz w:val="18"/>
                <w:szCs w:val="18"/>
                <w:lang w:val="fr-FR" w:eastAsia="en-US"/>
              </w:rPr>
              <w:t xml:space="preserve">Enregistrer la réponse du répondant </w:t>
            </w:r>
          </w:p>
        </w:tc>
      </w:tr>
      <w:tr w:rsidR="009F47F5" w:rsidRPr="000B78B3" w14:paraId="03A848DD" w14:textId="77777777" w:rsidTr="00A45D66">
        <w:trPr>
          <w:trHeight w:val="300"/>
        </w:trPr>
        <w:tc>
          <w:tcPr>
            <w:tcW w:w="1129" w:type="dxa"/>
            <w:noWrap/>
            <w:hideMark/>
          </w:tcPr>
          <w:p w14:paraId="63350F9C" w14:textId="77777777" w:rsidR="009F47F5" w:rsidRPr="002566FD" w:rsidRDefault="009F47F5" w:rsidP="009F47F5">
            <w:pPr>
              <w:spacing w:after="0"/>
              <w:jc w:val="left"/>
              <w:rPr>
                <w:sz w:val="18"/>
                <w:szCs w:val="18"/>
                <w:lang w:val="fr-FR" w:eastAsia="en-US"/>
              </w:rPr>
            </w:pPr>
            <w:r w:rsidRPr="002566FD">
              <w:rPr>
                <w:sz w:val="18"/>
                <w:szCs w:val="18"/>
                <w:lang w:val="fr-FR" w:eastAsia="en-US"/>
              </w:rPr>
              <w:t>B9</w:t>
            </w:r>
          </w:p>
        </w:tc>
        <w:tc>
          <w:tcPr>
            <w:tcW w:w="4102" w:type="dxa"/>
            <w:hideMark/>
          </w:tcPr>
          <w:p w14:paraId="05A4C5CB" w14:textId="77777777" w:rsidR="009F47F5" w:rsidRPr="002566FD" w:rsidRDefault="009F47F5" w:rsidP="009F47F5">
            <w:pPr>
              <w:spacing w:after="0"/>
              <w:jc w:val="left"/>
              <w:rPr>
                <w:sz w:val="18"/>
                <w:szCs w:val="18"/>
                <w:lang w:val="fr-FR" w:eastAsia="en-US"/>
              </w:rPr>
            </w:pPr>
            <w:r w:rsidRPr="002566FD">
              <w:rPr>
                <w:sz w:val="18"/>
                <w:szCs w:val="18"/>
                <w:lang w:val="fr-FR" w:eastAsia="en-US"/>
              </w:rPr>
              <w:t>Quelle a été l’occupation principale du participant au cours des 12 derniers mois ?</w:t>
            </w:r>
          </w:p>
        </w:tc>
        <w:tc>
          <w:tcPr>
            <w:tcW w:w="2419" w:type="dxa"/>
            <w:noWrap/>
            <w:hideMark/>
          </w:tcPr>
          <w:p w14:paraId="1D44A25D" w14:textId="77777777" w:rsidR="009F47F5" w:rsidRPr="002566FD" w:rsidRDefault="009F47F5" w:rsidP="009F47F5">
            <w:pPr>
              <w:spacing w:after="0"/>
              <w:jc w:val="left"/>
              <w:rPr>
                <w:sz w:val="18"/>
                <w:szCs w:val="18"/>
                <w:lang w:val="fr-FR" w:eastAsia="en-US"/>
              </w:rPr>
            </w:pPr>
            <w:r w:rsidRPr="002566FD">
              <w:rPr>
                <w:sz w:val="18"/>
                <w:szCs w:val="18"/>
                <w:lang w:val="fr-FR" w:eastAsia="en-US"/>
              </w:rPr>
              <w:t>0. Aucun</w:t>
            </w:r>
          </w:p>
          <w:p w14:paraId="6D15844D" w14:textId="77777777" w:rsidR="009F47F5" w:rsidRPr="002566FD" w:rsidRDefault="009F47F5" w:rsidP="009F47F5">
            <w:pPr>
              <w:spacing w:after="0"/>
              <w:jc w:val="left"/>
              <w:rPr>
                <w:sz w:val="18"/>
                <w:szCs w:val="18"/>
                <w:lang w:val="fr-FR" w:eastAsia="en-US"/>
              </w:rPr>
            </w:pPr>
            <w:r w:rsidRPr="002566FD">
              <w:rPr>
                <w:sz w:val="18"/>
                <w:szCs w:val="18"/>
                <w:lang w:val="fr-FR" w:eastAsia="en-US"/>
              </w:rPr>
              <w:t>1. Agriculteur</w:t>
            </w:r>
          </w:p>
          <w:p w14:paraId="6D8178DA" w14:textId="77777777" w:rsidR="009F47F5" w:rsidRPr="002566FD" w:rsidRDefault="009F47F5" w:rsidP="009F47F5">
            <w:pPr>
              <w:spacing w:after="0"/>
              <w:jc w:val="left"/>
              <w:rPr>
                <w:sz w:val="18"/>
                <w:szCs w:val="18"/>
                <w:lang w:val="fr-FR" w:eastAsia="en-US"/>
              </w:rPr>
            </w:pPr>
            <w:r w:rsidRPr="002566FD">
              <w:rPr>
                <w:sz w:val="18"/>
                <w:szCs w:val="18"/>
                <w:lang w:val="fr-FR" w:eastAsia="en-US"/>
              </w:rPr>
              <w:t>2. Éleveur</w:t>
            </w:r>
          </w:p>
          <w:p w14:paraId="1B063F34" w14:textId="77777777" w:rsidR="009F47F5" w:rsidRPr="002566FD" w:rsidRDefault="009F47F5" w:rsidP="009F47F5">
            <w:pPr>
              <w:spacing w:after="0"/>
              <w:jc w:val="left"/>
              <w:rPr>
                <w:sz w:val="18"/>
                <w:szCs w:val="18"/>
                <w:lang w:val="fr-FR" w:eastAsia="en-US"/>
              </w:rPr>
            </w:pPr>
            <w:r w:rsidRPr="002566FD">
              <w:rPr>
                <w:sz w:val="18"/>
                <w:szCs w:val="18"/>
                <w:lang w:val="fr-FR" w:eastAsia="en-US"/>
              </w:rPr>
              <w:t>3. Agro-pasteur</w:t>
            </w:r>
          </w:p>
          <w:p w14:paraId="59B3790B" w14:textId="77777777" w:rsidR="009F47F5" w:rsidRPr="002566FD" w:rsidRDefault="009F47F5" w:rsidP="009F47F5">
            <w:pPr>
              <w:spacing w:after="0"/>
              <w:jc w:val="left"/>
              <w:rPr>
                <w:sz w:val="18"/>
                <w:szCs w:val="18"/>
                <w:lang w:val="fr-FR" w:eastAsia="en-US"/>
              </w:rPr>
            </w:pPr>
            <w:r w:rsidRPr="002566FD">
              <w:rPr>
                <w:sz w:val="18"/>
                <w:szCs w:val="18"/>
                <w:lang w:val="fr-FR" w:eastAsia="en-US"/>
              </w:rPr>
              <w:t>4. Commerçant</w:t>
            </w:r>
          </w:p>
          <w:p w14:paraId="55377BF4" w14:textId="77777777" w:rsidR="009F47F5" w:rsidRPr="002566FD" w:rsidRDefault="009F47F5" w:rsidP="009F47F5">
            <w:pPr>
              <w:spacing w:after="0"/>
              <w:jc w:val="left"/>
              <w:rPr>
                <w:sz w:val="18"/>
                <w:szCs w:val="18"/>
                <w:lang w:val="fr-FR" w:eastAsia="en-US"/>
              </w:rPr>
            </w:pPr>
            <w:r w:rsidRPr="002566FD">
              <w:rPr>
                <w:sz w:val="18"/>
                <w:szCs w:val="18"/>
                <w:lang w:val="fr-FR" w:eastAsia="en-US"/>
              </w:rPr>
              <w:t>5. Menuisier</w:t>
            </w:r>
          </w:p>
          <w:p w14:paraId="4C9B1B21" w14:textId="77777777" w:rsidR="009F47F5" w:rsidRPr="002566FD" w:rsidRDefault="009F47F5" w:rsidP="009F47F5">
            <w:pPr>
              <w:spacing w:after="0"/>
              <w:jc w:val="left"/>
              <w:rPr>
                <w:sz w:val="18"/>
                <w:szCs w:val="18"/>
                <w:lang w:val="fr-FR" w:eastAsia="en-US"/>
              </w:rPr>
            </w:pPr>
            <w:r w:rsidRPr="002566FD">
              <w:rPr>
                <w:sz w:val="18"/>
                <w:szCs w:val="18"/>
                <w:lang w:val="fr-FR" w:eastAsia="en-US"/>
              </w:rPr>
              <w:t>6. Maçon</w:t>
            </w:r>
          </w:p>
          <w:p w14:paraId="756C9282" w14:textId="77777777" w:rsidR="009F47F5" w:rsidRPr="002566FD" w:rsidRDefault="009F47F5" w:rsidP="009F47F5">
            <w:pPr>
              <w:spacing w:after="0"/>
              <w:jc w:val="left"/>
              <w:rPr>
                <w:sz w:val="18"/>
                <w:szCs w:val="18"/>
                <w:lang w:val="fr-FR" w:eastAsia="en-US"/>
              </w:rPr>
            </w:pPr>
            <w:r w:rsidRPr="002566FD">
              <w:rPr>
                <w:sz w:val="18"/>
                <w:szCs w:val="18"/>
                <w:lang w:val="fr-FR" w:eastAsia="en-US"/>
              </w:rPr>
              <w:t>7. Salarié</w:t>
            </w:r>
          </w:p>
          <w:p w14:paraId="613D770A" w14:textId="77777777" w:rsidR="009F47F5" w:rsidRPr="002566FD" w:rsidRDefault="009F47F5" w:rsidP="009F47F5">
            <w:pPr>
              <w:spacing w:after="0"/>
              <w:jc w:val="left"/>
              <w:rPr>
                <w:sz w:val="18"/>
                <w:szCs w:val="18"/>
                <w:lang w:val="fr-FR" w:eastAsia="en-US"/>
              </w:rPr>
            </w:pPr>
            <w:r w:rsidRPr="002566FD">
              <w:rPr>
                <w:sz w:val="18"/>
                <w:szCs w:val="18"/>
                <w:lang w:val="fr-FR" w:eastAsia="en-US"/>
              </w:rPr>
              <w:t>8. Autre (précisez)</w:t>
            </w:r>
          </w:p>
          <w:p w14:paraId="0E0CB78B" w14:textId="77777777" w:rsidR="009F47F5" w:rsidRPr="002566FD" w:rsidRDefault="009F47F5" w:rsidP="009F47F5">
            <w:pPr>
              <w:spacing w:after="0"/>
              <w:jc w:val="left"/>
              <w:rPr>
                <w:sz w:val="18"/>
                <w:szCs w:val="18"/>
                <w:lang w:val="fr-FR" w:eastAsia="en-US"/>
              </w:rPr>
            </w:pPr>
            <w:r w:rsidRPr="002566FD">
              <w:rPr>
                <w:sz w:val="18"/>
                <w:szCs w:val="18"/>
                <w:lang w:val="fr-FR" w:eastAsia="en-US"/>
              </w:rPr>
              <w:t>-998. Ne veux pas répondre</w:t>
            </w:r>
          </w:p>
          <w:p w14:paraId="18E9FB1B" w14:textId="77777777" w:rsidR="009F47F5" w:rsidRPr="002566FD" w:rsidRDefault="009F47F5" w:rsidP="009F47F5">
            <w:pPr>
              <w:spacing w:after="0"/>
              <w:jc w:val="left"/>
              <w:rPr>
                <w:sz w:val="18"/>
                <w:szCs w:val="18"/>
                <w:lang w:val="fr-FR" w:eastAsia="en-US"/>
              </w:rPr>
            </w:pPr>
            <w:r w:rsidRPr="002566FD">
              <w:rPr>
                <w:sz w:val="18"/>
                <w:szCs w:val="18"/>
                <w:lang w:val="fr-FR" w:eastAsia="en-US"/>
              </w:rPr>
              <w:t>-999. ne sait pas</w:t>
            </w:r>
          </w:p>
        </w:tc>
        <w:tc>
          <w:tcPr>
            <w:tcW w:w="2126" w:type="dxa"/>
            <w:noWrap/>
            <w:hideMark/>
          </w:tcPr>
          <w:p w14:paraId="635309B5" w14:textId="77777777" w:rsidR="009F47F5" w:rsidRPr="002566FD" w:rsidRDefault="009F47F5" w:rsidP="009F47F5">
            <w:pPr>
              <w:spacing w:after="0"/>
              <w:jc w:val="left"/>
              <w:rPr>
                <w:sz w:val="18"/>
                <w:szCs w:val="18"/>
                <w:lang w:val="fr-FR" w:eastAsia="en-US"/>
              </w:rPr>
            </w:pPr>
            <w:r w:rsidRPr="002566FD">
              <w:rPr>
                <w:sz w:val="18"/>
                <w:szCs w:val="18"/>
                <w:lang w:val="fr-FR" w:eastAsia="en-US"/>
              </w:rPr>
              <w:t>Si réponse = 0 ou -998 ou -999, Aller à B16</w:t>
            </w:r>
          </w:p>
        </w:tc>
      </w:tr>
      <w:tr w:rsidR="009F47F5" w:rsidRPr="000B78B3" w14:paraId="301F55E8" w14:textId="77777777" w:rsidTr="00A45D66">
        <w:trPr>
          <w:trHeight w:val="300"/>
        </w:trPr>
        <w:tc>
          <w:tcPr>
            <w:tcW w:w="1129" w:type="dxa"/>
            <w:noWrap/>
          </w:tcPr>
          <w:p w14:paraId="69FFED2C" w14:textId="77777777" w:rsidR="009F47F5" w:rsidRPr="002566FD" w:rsidRDefault="009F47F5" w:rsidP="009F47F5">
            <w:pPr>
              <w:spacing w:after="0"/>
              <w:jc w:val="left"/>
              <w:rPr>
                <w:sz w:val="18"/>
                <w:szCs w:val="18"/>
                <w:lang w:val="fr-FR" w:eastAsia="en-US"/>
              </w:rPr>
            </w:pPr>
            <w:r w:rsidRPr="002566FD">
              <w:rPr>
                <w:sz w:val="18"/>
                <w:szCs w:val="18"/>
                <w:lang w:val="fr-FR" w:eastAsia="en-US"/>
              </w:rPr>
              <w:t>B10</w:t>
            </w:r>
          </w:p>
        </w:tc>
        <w:tc>
          <w:tcPr>
            <w:tcW w:w="4102" w:type="dxa"/>
          </w:tcPr>
          <w:p w14:paraId="1A3A953E" w14:textId="77777777" w:rsidR="009F47F5" w:rsidRPr="002566FD" w:rsidRDefault="009F47F5" w:rsidP="009F47F5">
            <w:pPr>
              <w:spacing w:after="0"/>
              <w:jc w:val="left"/>
              <w:rPr>
                <w:sz w:val="18"/>
                <w:szCs w:val="18"/>
                <w:lang w:val="fr-FR" w:eastAsia="en-US"/>
              </w:rPr>
            </w:pPr>
            <w:r w:rsidRPr="002566FD">
              <w:rPr>
                <w:sz w:val="18"/>
                <w:szCs w:val="18"/>
                <w:lang w:val="fr-FR" w:eastAsia="en-US"/>
              </w:rPr>
              <w:t>Revenu total tire de cette occupation au cours des 30 derniers jours</w:t>
            </w:r>
          </w:p>
        </w:tc>
        <w:tc>
          <w:tcPr>
            <w:tcW w:w="2419" w:type="dxa"/>
            <w:noWrap/>
          </w:tcPr>
          <w:p w14:paraId="547C2059" w14:textId="41C90F20" w:rsidR="009F47F5" w:rsidRPr="002566FD" w:rsidRDefault="009F47F5" w:rsidP="009F47F5">
            <w:pPr>
              <w:spacing w:after="0"/>
              <w:jc w:val="left"/>
              <w:rPr>
                <w:sz w:val="18"/>
                <w:szCs w:val="18"/>
                <w:lang w:val="fr-FR" w:eastAsia="en-US"/>
              </w:rPr>
            </w:pPr>
          </w:p>
        </w:tc>
        <w:tc>
          <w:tcPr>
            <w:tcW w:w="2126" w:type="dxa"/>
            <w:noWrap/>
          </w:tcPr>
          <w:p w14:paraId="38F1D258" w14:textId="422CBEE1" w:rsidR="009F47F5" w:rsidRPr="002566FD" w:rsidRDefault="00A45D66" w:rsidP="009F47F5">
            <w:pPr>
              <w:spacing w:after="0"/>
              <w:jc w:val="left"/>
              <w:rPr>
                <w:sz w:val="18"/>
                <w:szCs w:val="18"/>
                <w:lang w:val="fr-FR" w:eastAsia="en-US"/>
              </w:rPr>
            </w:pPr>
            <w:r w:rsidRPr="002566FD">
              <w:rPr>
                <w:sz w:val="18"/>
                <w:szCs w:val="18"/>
                <w:lang w:val="fr-FR" w:eastAsia="en-US"/>
              </w:rPr>
              <w:t xml:space="preserve">Il s’agit du revenu tiré de </w:t>
            </w:r>
            <w:r w:rsidRPr="002566FD">
              <w:rPr>
                <w:b/>
                <w:bCs/>
                <w:sz w:val="18"/>
                <w:szCs w:val="18"/>
                <w:lang w:val="fr-FR" w:eastAsia="en-US"/>
              </w:rPr>
              <w:t>l’occupation principale</w:t>
            </w:r>
            <w:r w:rsidRPr="002566FD">
              <w:rPr>
                <w:sz w:val="18"/>
                <w:szCs w:val="18"/>
                <w:lang w:val="fr-FR" w:eastAsia="en-US"/>
              </w:rPr>
              <w:t xml:space="preserve"> mentionnée par le répondant à la question précédente sur le période des </w:t>
            </w:r>
            <w:r w:rsidRPr="002566FD">
              <w:rPr>
                <w:b/>
                <w:bCs/>
                <w:sz w:val="18"/>
                <w:szCs w:val="18"/>
                <w:lang w:val="fr-FR" w:eastAsia="en-US"/>
              </w:rPr>
              <w:t>30 derniers jours</w:t>
            </w:r>
          </w:p>
        </w:tc>
      </w:tr>
      <w:tr w:rsidR="009F47F5" w:rsidRPr="000B78B3" w14:paraId="5CC9E105" w14:textId="77777777" w:rsidTr="00A45D66">
        <w:trPr>
          <w:trHeight w:val="300"/>
        </w:trPr>
        <w:tc>
          <w:tcPr>
            <w:tcW w:w="1129" w:type="dxa"/>
            <w:noWrap/>
          </w:tcPr>
          <w:p w14:paraId="3D2F7A40" w14:textId="77777777" w:rsidR="009F47F5" w:rsidRPr="002566FD" w:rsidRDefault="009F47F5" w:rsidP="009F47F5">
            <w:pPr>
              <w:spacing w:after="0"/>
              <w:jc w:val="left"/>
              <w:rPr>
                <w:sz w:val="18"/>
                <w:szCs w:val="18"/>
                <w:lang w:val="fr-FR" w:eastAsia="en-US"/>
              </w:rPr>
            </w:pPr>
            <w:r w:rsidRPr="002566FD">
              <w:rPr>
                <w:sz w:val="18"/>
                <w:szCs w:val="18"/>
                <w:lang w:val="fr-FR" w:eastAsia="en-US"/>
              </w:rPr>
              <w:t>B11</w:t>
            </w:r>
          </w:p>
        </w:tc>
        <w:tc>
          <w:tcPr>
            <w:tcW w:w="4102" w:type="dxa"/>
          </w:tcPr>
          <w:p w14:paraId="6171C257" w14:textId="77777777" w:rsidR="009F47F5" w:rsidRPr="002566FD" w:rsidRDefault="009F47F5" w:rsidP="009F47F5">
            <w:pPr>
              <w:spacing w:after="0"/>
              <w:jc w:val="left"/>
              <w:rPr>
                <w:sz w:val="18"/>
                <w:szCs w:val="18"/>
                <w:lang w:val="fr-FR" w:eastAsia="en-US"/>
              </w:rPr>
            </w:pPr>
            <w:r w:rsidRPr="002566FD">
              <w:rPr>
                <w:sz w:val="18"/>
                <w:szCs w:val="18"/>
                <w:lang w:val="fr-FR" w:eastAsia="en-US"/>
              </w:rPr>
              <w:t>Revenu tire de cette occupation au cours des 12 derniers mois</w:t>
            </w:r>
          </w:p>
        </w:tc>
        <w:tc>
          <w:tcPr>
            <w:tcW w:w="2419" w:type="dxa"/>
            <w:noWrap/>
          </w:tcPr>
          <w:p w14:paraId="64395C52" w14:textId="77777777" w:rsidR="009F47F5" w:rsidRPr="002566FD" w:rsidRDefault="009F47F5" w:rsidP="009F47F5">
            <w:pPr>
              <w:spacing w:after="0"/>
              <w:jc w:val="left"/>
              <w:rPr>
                <w:sz w:val="18"/>
                <w:szCs w:val="18"/>
                <w:lang w:val="fr-FR" w:eastAsia="en-US"/>
              </w:rPr>
            </w:pPr>
          </w:p>
        </w:tc>
        <w:tc>
          <w:tcPr>
            <w:tcW w:w="2126" w:type="dxa"/>
            <w:noWrap/>
          </w:tcPr>
          <w:p w14:paraId="07979208" w14:textId="0D8BA86D" w:rsidR="009F47F5" w:rsidRPr="002566FD" w:rsidRDefault="00A45D66" w:rsidP="009F47F5">
            <w:pPr>
              <w:spacing w:after="0"/>
              <w:jc w:val="left"/>
              <w:rPr>
                <w:sz w:val="18"/>
                <w:szCs w:val="18"/>
                <w:lang w:val="fr-FR" w:eastAsia="en-US"/>
              </w:rPr>
            </w:pPr>
            <w:r w:rsidRPr="002566FD">
              <w:rPr>
                <w:sz w:val="18"/>
                <w:szCs w:val="18"/>
                <w:lang w:val="fr-FR" w:eastAsia="en-US"/>
              </w:rPr>
              <w:t xml:space="preserve">Il s’agit du revenu tiré de </w:t>
            </w:r>
            <w:r w:rsidRPr="002566FD">
              <w:rPr>
                <w:b/>
                <w:bCs/>
                <w:sz w:val="18"/>
                <w:szCs w:val="18"/>
                <w:lang w:val="fr-FR" w:eastAsia="en-US"/>
              </w:rPr>
              <w:t>l’occupation principale</w:t>
            </w:r>
            <w:r w:rsidRPr="002566FD">
              <w:rPr>
                <w:sz w:val="18"/>
                <w:szCs w:val="18"/>
                <w:lang w:val="fr-FR" w:eastAsia="en-US"/>
              </w:rPr>
              <w:t xml:space="preserve"> mentionnée par le répondant à la question précédente sur le période des </w:t>
            </w:r>
            <w:r w:rsidRPr="002566FD">
              <w:rPr>
                <w:b/>
                <w:bCs/>
                <w:sz w:val="18"/>
                <w:szCs w:val="18"/>
                <w:lang w:val="fr-FR" w:eastAsia="en-US"/>
              </w:rPr>
              <w:t>12 derniers mois</w:t>
            </w:r>
          </w:p>
        </w:tc>
      </w:tr>
      <w:tr w:rsidR="009F47F5" w:rsidRPr="000B78B3" w14:paraId="5B8FE40F" w14:textId="77777777" w:rsidTr="00A45D66">
        <w:trPr>
          <w:trHeight w:val="300"/>
        </w:trPr>
        <w:tc>
          <w:tcPr>
            <w:tcW w:w="1129" w:type="dxa"/>
            <w:noWrap/>
          </w:tcPr>
          <w:p w14:paraId="47CA6BC9" w14:textId="77777777" w:rsidR="009F47F5" w:rsidRPr="002566FD" w:rsidRDefault="009F47F5" w:rsidP="009F47F5">
            <w:pPr>
              <w:spacing w:after="0"/>
              <w:jc w:val="left"/>
              <w:rPr>
                <w:sz w:val="18"/>
                <w:szCs w:val="18"/>
                <w:lang w:val="fr-FR" w:eastAsia="en-US"/>
              </w:rPr>
            </w:pPr>
            <w:r w:rsidRPr="002566FD">
              <w:rPr>
                <w:sz w:val="18"/>
                <w:szCs w:val="18"/>
                <w:lang w:val="fr-FR" w:eastAsia="en-US"/>
              </w:rPr>
              <w:t>B12</w:t>
            </w:r>
          </w:p>
        </w:tc>
        <w:tc>
          <w:tcPr>
            <w:tcW w:w="4102" w:type="dxa"/>
          </w:tcPr>
          <w:p w14:paraId="3B95D83C" w14:textId="77777777" w:rsidR="009F47F5" w:rsidRPr="002566FD" w:rsidRDefault="009F47F5" w:rsidP="009F47F5">
            <w:pPr>
              <w:spacing w:after="0"/>
              <w:jc w:val="left"/>
              <w:rPr>
                <w:sz w:val="18"/>
                <w:szCs w:val="18"/>
                <w:lang w:val="fr-FR" w:eastAsia="en-US"/>
              </w:rPr>
            </w:pPr>
            <w:r w:rsidRPr="002566FD">
              <w:rPr>
                <w:sz w:val="18"/>
                <w:szCs w:val="18"/>
                <w:lang w:val="fr-FR" w:eastAsia="en-US"/>
              </w:rPr>
              <w:t>Si les 10 cailloux suivants représentent votre revenu total pour les 12 derniers mois, combien de cailloux représenteraient le revenu tire de cette occupation principale</w:t>
            </w:r>
          </w:p>
        </w:tc>
        <w:tc>
          <w:tcPr>
            <w:tcW w:w="2419" w:type="dxa"/>
            <w:noWrap/>
          </w:tcPr>
          <w:p w14:paraId="7E9543F2" w14:textId="77777777" w:rsidR="009F47F5" w:rsidRPr="002566FD" w:rsidRDefault="009F47F5" w:rsidP="009F47F5">
            <w:pPr>
              <w:spacing w:after="0"/>
              <w:jc w:val="left"/>
              <w:rPr>
                <w:sz w:val="18"/>
                <w:szCs w:val="18"/>
                <w:lang w:val="fr-FR" w:eastAsia="en-US"/>
              </w:rPr>
            </w:pPr>
          </w:p>
        </w:tc>
        <w:tc>
          <w:tcPr>
            <w:tcW w:w="2126" w:type="dxa"/>
            <w:noWrap/>
          </w:tcPr>
          <w:p w14:paraId="3F5C8610" w14:textId="77777777" w:rsidR="009F47F5" w:rsidRPr="002566FD" w:rsidRDefault="009F47F5" w:rsidP="009F47F5">
            <w:pPr>
              <w:spacing w:after="0"/>
              <w:jc w:val="left"/>
              <w:rPr>
                <w:sz w:val="18"/>
                <w:szCs w:val="18"/>
                <w:lang w:val="fr-FR" w:eastAsia="en-US"/>
              </w:rPr>
            </w:pPr>
          </w:p>
        </w:tc>
      </w:tr>
      <w:tr w:rsidR="009F47F5" w:rsidRPr="000B78B3" w14:paraId="1A013A05" w14:textId="77777777" w:rsidTr="00A45D66">
        <w:trPr>
          <w:trHeight w:val="300"/>
        </w:trPr>
        <w:tc>
          <w:tcPr>
            <w:tcW w:w="1129" w:type="dxa"/>
            <w:noWrap/>
            <w:hideMark/>
          </w:tcPr>
          <w:p w14:paraId="3A2D01E5" w14:textId="77777777" w:rsidR="009F47F5" w:rsidRPr="002566FD" w:rsidRDefault="009F47F5" w:rsidP="009F47F5">
            <w:pPr>
              <w:spacing w:after="0"/>
              <w:jc w:val="left"/>
              <w:rPr>
                <w:sz w:val="18"/>
                <w:szCs w:val="18"/>
                <w:lang w:val="fr-FR" w:eastAsia="en-US"/>
              </w:rPr>
            </w:pPr>
            <w:r w:rsidRPr="002566FD">
              <w:rPr>
                <w:sz w:val="18"/>
                <w:szCs w:val="18"/>
                <w:lang w:val="fr-FR" w:eastAsia="en-US"/>
              </w:rPr>
              <w:t>B13</w:t>
            </w:r>
          </w:p>
        </w:tc>
        <w:tc>
          <w:tcPr>
            <w:tcW w:w="4102" w:type="dxa"/>
            <w:hideMark/>
          </w:tcPr>
          <w:p w14:paraId="6BAE7DFD" w14:textId="77777777" w:rsidR="009F47F5" w:rsidRPr="002566FD" w:rsidRDefault="009F47F5" w:rsidP="009F47F5">
            <w:pPr>
              <w:spacing w:after="0"/>
              <w:jc w:val="left"/>
              <w:rPr>
                <w:sz w:val="18"/>
                <w:szCs w:val="18"/>
                <w:lang w:val="fr-FR" w:eastAsia="en-US"/>
              </w:rPr>
            </w:pPr>
            <w:r w:rsidRPr="002566FD">
              <w:rPr>
                <w:sz w:val="18"/>
                <w:szCs w:val="18"/>
                <w:lang w:val="fr-FR" w:eastAsia="en-US"/>
              </w:rPr>
              <w:t>Quelle est votre occupation secondaire ?</w:t>
            </w:r>
          </w:p>
        </w:tc>
        <w:tc>
          <w:tcPr>
            <w:tcW w:w="2419" w:type="dxa"/>
            <w:noWrap/>
            <w:hideMark/>
          </w:tcPr>
          <w:p w14:paraId="20243DE9" w14:textId="77777777" w:rsidR="009F47F5" w:rsidRPr="002566FD" w:rsidRDefault="009F47F5" w:rsidP="009F47F5">
            <w:pPr>
              <w:spacing w:after="0"/>
              <w:jc w:val="left"/>
              <w:rPr>
                <w:sz w:val="18"/>
                <w:szCs w:val="18"/>
                <w:lang w:val="fr-FR" w:eastAsia="en-US"/>
              </w:rPr>
            </w:pPr>
            <w:r w:rsidRPr="002566FD">
              <w:rPr>
                <w:sz w:val="18"/>
                <w:szCs w:val="18"/>
                <w:lang w:val="fr-FR" w:eastAsia="en-US"/>
              </w:rPr>
              <w:t>0. Aucun</w:t>
            </w:r>
          </w:p>
          <w:p w14:paraId="2967D5CF" w14:textId="77777777" w:rsidR="009F47F5" w:rsidRPr="002566FD" w:rsidRDefault="009F47F5" w:rsidP="009F47F5">
            <w:pPr>
              <w:spacing w:after="0"/>
              <w:jc w:val="left"/>
              <w:rPr>
                <w:sz w:val="18"/>
                <w:szCs w:val="18"/>
                <w:lang w:val="fr-FR" w:eastAsia="en-US"/>
              </w:rPr>
            </w:pPr>
            <w:r w:rsidRPr="002566FD">
              <w:rPr>
                <w:sz w:val="18"/>
                <w:szCs w:val="18"/>
                <w:lang w:val="fr-FR" w:eastAsia="en-US"/>
              </w:rPr>
              <w:t>1. Agriculteur</w:t>
            </w:r>
          </w:p>
          <w:p w14:paraId="0F822897" w14:textId="77777777" w:rsidR="009F47F5" w:rsidRPr="002566FD" w:rsidRDefault="009F47F5" w:rsidP="009F47F5">
            <w:pPr>
              <w:spacing w:after="0"/>
              <w:jc w:val="left"/>
              <w:rPr>
                <w:sz w:val="18"/>
                <w:szCs w:val="18"/>
                <w:lang w:val="fr-FR" w:eastAsia="en-US"/>
              </w:rPr>
            </w:pPr>
            <w:r w:rsidRPr="002566FD">
              <w:rPr>
                <w:sz w:val="18"/>
                <w:szCs w:val="18"/>
                <w:lang w:val="fr-FR" w:eastAsia="en-US"/>
              </w:rPr>
              <w:t>2. Éleveur</w:t>
            </w:r>
          </w:p>
          <w:p w14:paraId="0F5BD9C9" w14:textId="77777777" w:rsidR="009F47F5" w:rsidRPr="002566FD" w:rsidRDefault="009F47F5" w:rsidP="009F47F5">
            <w:pPr>
              <w:spacing w:after="0"/>
              <w:jc w:val="left"/>
              <w:rPr>
                <w:sz w:val="18"/>
                <w:szCs w:val="18"/>
                <w:lang w:val="fr-FR" w:eastAsia="en-US"/>
              </w:rPr>
            </w:pPr>
            <w:r w:rsidRPr="002566FD">
              <w:rPr>
                <w:sz w:val="18"/>
                <w:szCs w:val="18"/>
                <w:lang w:val="fr-FR" w:eastAsia="en-US"/>
              </w:rPr>
              <w:t>3. Agro-pasteur</w:t>
            </w:r>
          </w:p>
          <w:p w14:paraId="51BEBEF2" w14:textId="77777777" w:rsidR="009F47F5" w:rsidRPr="002566FD" w:rsidRDefault="009F47F5" w:rsidP="009F47F5">
            <w:pPr>
              <w:spacing w:after="0"/>
              <w:jc w:val="left"/>
              <w:rPr>
                <w:sz w:val="18"/>
                <w:szCs w:val="18"/>
                <w:lang w:val="fr-FR" w:eastAsia="en-US"/>
              </w:rPr>
            </w:pPr>
            <w:r w:rsidRPr="002566FD">
              <w:rPr>
                <w:sz w:val="18"/>
                <w:szCs w:val="18"/>
                <w:lang w:val="fr-FR" w:eastAsia="en-US"/>
              </w:rPr>
              <w:t>4. Commerçant</w:t>
            </w:r>
          </w:p>
          <w:p w14:paraId="1DB03C55" w14:textId="77777777" w:rsidR="009F47F5" w:rsidRPr="002566FD" w:rsidRDefault="009F47F5" w:rsidP="009F47F5">
            <w:pPr>
              <w:spacing w:after="0"/>
              <w:jc w:val="left"/>
              <w:rPr>
                <w:sz w:val="18"/>
                <w:szCs w:val="18"/>
                <w:lang w:val="fr-FR" w:eastAsia="en-US"/>
              </w:rPr>
            </w:pPr>
            <w:r w:rsidRPr="002566FD">
              <w:rPr>
                <w:sz w:val="18"/>
                <w:szCs w:val="18"/>
                <w:lang w:val="fr-FR" w:eastAsia="en-US"/>
              </w:rPr>
              <w:lastRenderedPageBreak/>
              <w:t>5. Menuisier</w:t>
            </w:r>
          </w:p>
          <w:p w14:paraId="0D074A5F" w14:textId="77777777" w:rsidR="009F47F5" w:rsidRPr="002566FD" w:rsidRDefault="009F47F5" w:rsidP="009F47F5">
            <w:pPr>
              <w:spacing w:after="0"/>
              <w:jc w:val="left"/>
              <w:rPr>
                <w:sz w:val="18"/>
                <w:szCs w:val="18"/>
                <w:lang w:val="fr-FR" w:eastAsia="en-US"/>
              </w:rPr>
            </w:pPr>
            <w:r w:rsidRPr="002566FD">
              <w:rPr>
                <w:sz w:val="18"/>
                <w:szCs w:val="18"/>
                <w:lang w:val="fr-FR" w:eastAsia="en-US"/>
              </w:rPr>
              <w:t>6. Maçon</w:t>
            </w:r>
          </w:p>
          <w:p w14:paraId="6BBCC88B" w14:textId="77777777" w:rsidR="009F47F5" w:rsidRPr="002566FD" w:rsidRDefault="009F47F5" w:rsidP="009F47F5">
            <w:pPr>
              <w:spacing w:after="0"/>
              <w:jc w:val="left"/>
              <w:rPr>
                <w:sz w:val="18"/>
                <w:szCs w:val="18"/>
                <w:lang w:val="fr-FR" w:eastAsia="en-US"/>
              </w:rPr>
            </w:pPr>
            <w:r w:rsidRPr="002566FD">
              <w:rPr>
                <w:sz w:val="18"/>
                <w:szCs w:val="18"/>
                <w:lang w:val="fr-FR" w:eastAsia="en-US"/>
              </w:rPr>
              <w:t>7. Salarié</w:t>
            </w:r>
          </w:p>
          <w:p w14:paraId="446678E1" w14:textId="77777777" w:rsidR="009F47F5" w:rsidRPr="002566FD" w:rsidRDefault="009F47F5" w:rsidP="009F47F5">
            <w:pPr>
              <w:spacing w:after="0"/>
              <w:jc w:val="left"/>
              <w:rPr>
                <w:sz w:val="18"/>
                <w:szCs w:val="18"/>
                <w:lang w:val="fr-FR" w:eastAsia="en-US"/>
              </w:rPr>
            </w:pPr>
            <w:r w:rsidRPr="002566FD">
              <w:rPr>
                <w:sz w:val="18"/>
                <w:szCs w:val="18"/>
                <w:lang w:val="fr-FR" w:eastAsia="en-US"/>
              </w:rPr>
              <w:t>8. Autre (précisez)</w:t>
            </w:r>
          </w:p>
          <w:p w14:paraId="2A38174C" w14:textId="77777777" w:rsidR="009F47F5" w:rsidRPr="002566FD" w:rsidRDefault="009F47F5" w:rsidP="009F47F5">
            <w:pPr>
              <w:spacing w:after="0"/>
              <w:jc w:val="left"/>
              <w:rPr>
                <w:sz w:val="18"/>
                <w:szCs w:val="18"/>
                <w:lang w:val="fr-FR" w:eastAsia="en-US"/>
              </w:rPr>
            </w:pPr>
            <w:r w:rsidRPr="002566FD">
              <w:rPr>
                <w:sz w:val="18"/>
                <w:szCs w:val="18"/>
                <w:lang w:val="fr-FR" w:eastAsia="en-US"/>
              </w:rPr>
              <w:t>-998. Ne veux pas répondre</w:t>
            </w:r>
          </w:p>
          <w:p w14:paraId="44E283FE" w14:textId="77777777" w:rsidR="009F47F5" w:rsidRPr="002566FD" w:rsidRDefault="009F47F5" w:rsidP="009F47F5">
            <w:pPr>
              <w:spacing w:after="0"/>
              <w:jc w:val="left"/>
              <w:rPr>
                <w:sz w:val="18"/>
                <w:szCs w:val="18"/>
                <w:lang w:val="fr-FR" w:eastAsia="en-US"/>
              </w:rPr>
            </w:pPr>
            <w:r w:rsidRPr="002566FD">
              <w:rPr>
                <w:sz w:val="18"/>
                <w:szCs w:val="18"/>
                <w:lang w:val="fr-FR" w:eastAsia="en-US"/>
              </w:rPr>
              <w:t>-999. ne sait pas</w:t>
            </w:r>
          </w:p>
        </w:tc>
        <w:tc>
          <w:tcPr>
            <w:tcW w:w="2126" w:type="dxa"/>
            <w:noWrap/>
            <w:hideMark/>
          </w:tcPr>
          <w:p w14:paraId="40EE88C1" w14:textId="32F0E667" w:rsidR="009F47F5" w:rsidRPr="002566FD" w:rsidRDefault="00A45D66" w:rsidP="009F47F5">
            <w:pPr>
              <w:spacing w:after="0"/>
              <w:jc w:val="left"/>
              <w:rPr>
                <w:sz w:val="18"/>
                <w:szCs w:val="18"/>
                <w:lang w:val="fr-FR" w:eastAsia="en-US"/>
              </w:rPr>
            </w:pPr>
            <w:r w:rsidRPr="002566FD">
              <w:rPr>
                <w:sz w:val="18"/>
                <w:szCs w:val="18"/>
                <w:lang w:val="fr-FR" w:eastAsia="en-US"/>
              </w:rPr>
              <w:lastRenderedPageBreak/>
              <w:t>Il s’agit de la deuxième occupation du répondant en terme de temps consacré à cette activité</w:t>
            </w:r>
          </w:p>
        </w:tc>
      </w:tr>
      <w:tr w:rsidR="00A45D66" w:rsidRPr="000B78B3" w14:paraId="065AC3D6" w14:textId="77777777" w:rsidTr="00A45D66">
        <w:trPr>
          <w:trHeight w:val="300"/>
        </w:trPr>
        <w:tc>
          <w:tcPr>
            <w:tcW w:w="1129" w:type="dxa"/>
            <w:noWrap/>
          </w:tcPr>
          <w:p w14:paraId="3C1B867E" w14:textId="77777777" w:rsidR="00A45D66" w:rsidRPr="002566FD" w:rsidRDefault="00A45D66" w:rsidP="00A45D66">
            <w:pPr>
              <w:spacing w:after="0"/>
              <w:jc w:val="left"/>
              <w:rPr>
                <w:sz w:val="18"/>
                <w:szCs w:val="18"/>
                <w:lang w:val="fr-FR" w:eastAsia="en-US"/>
              </w:rPr>
            </w:pPr>
            <w:r w:rsidRPr="002566FD">
              <w:rPr>
                <w:sz w:val="18"/>
                <w:szCs w:val="18"/>
                <w:lang w:val="fr-FR" w:eastAsia="en-US"/>
              </w:rPr>
              <w:t>B14</w:t>
            </w:r>
          </w:p>
        </w:tc>
        <w:tc>
          <w:tcPr>
            <w:tcW w:w="4102" w:type="dxa"/>
          </w:tcPr>
          <w:p w14:paraId="07035DDA" w14:textId="77777777" w:rsidR="00A45D66" w:rsidRPr="002566FD" w:rsidRDefault="00A45D66" w:rsidP="00A45D66">
            <w:pPr>
              <w:spacing w:after="0"/>
              <w:jc w:val="left"/>
              <w:rPr>
                <w:sz w:val="18"/>
                <w:szCs w:val="18"/>
                <w:lang w:val="fr-FR" w:eastAsia="en-US"/>
              </w:rPr>
            </w:pPr>
            <w:r w:rsidRPr="002566FD">
              <w:rPr>
                <w:sz w:val="18"/>
                <w:szCs w:val="18"/>
                <w:lang w:val="fr-FR" w:eastAsia="en-US"/>
              </w:rPr>
              <w:t>Revenu total tire de cette occupation secondaire au cours des 30 derniers jours ou du dernier mois</w:t>
            </w:r>
          </w:p>
        </w:tc>
        <w:tc>
          <w:tcPr>
            <w:tcW w:w="2419" w:type="dxa"/>
            <w:noWrap/>
          </w:tcPr>
          <w:p w14:paraId="27343203" w14:textId="77777777" w:rsidR="00A45D66" w:rsidRPr="002566FD" w:rsidRDefault="00A45D66" w:rsidP="00A45D66">
            <w:pPr>
              <w:spacing w:after="0"/>
              <w:jc w:val="left"/>
              <w:rPr>
                <w:sz w:val="18"/>
                <w:szCs w:val="18"/>
                <w:lang w:val="fr-FR" w:eastAsia="en-US"/>
              </w:rPr>
            </w:pPr>
            <w:r w:rsidRPr="002566FD">
              <w:rPr>
                <w:sz w:val="18"/>
                <w:szCs w:val="18"/>
                <w:lang w:val="fr-FR" w:eastAsia="en-US"/>
              </w:rPr>
              <w:t>FCFA</w:t>
            </w:r>
          </w:p>
        </w:tc>
        <w:tc>
          <w:tcPr>
            <w:tcW w:w="2126" w:type="dxa"/>
            <w:noWrap/>
          </w:tcPr>
          <w:p w14:paraId="186F7150" w14:textId="13DDA6A4" w:rsidR="00A45D66" w:rsidRPr="002566FD" w:rsidRDefault="00A45D66" w:rsidP="00A45D66">
            <w:pPr>
              <w:spacing w:after="0"/>
              <w:jc w:val="left"/>
              <w:rPr>
                <w:sz w:val="18"/>
                <w:szCs w:val="18"/>
                <w:lang w:val="fr-FR" w:eastAsia="en-US"/>
              </w:rPr>
            </w:pPr>
            <w:r w:rsidRPr="002566FD">
              <w:rPr>
                <w:sz w:val="18"/>
                <w:szCs w:val="18"/>
                <w:lang w:val="fr-FR" w:eastAsia="en-US"/>
              </w:rPr>
              <w:t xml:space="preserve">Il s’agit du revenu tiré de </w:t>
            </w:r>
            <w:r w:rsidRPr="002566FD">
              <w:rPr>
                <w:b/>
                <w:bCs/>
                <w:sz w:val="18"/>
                <w:szCs w:val="18"/>
                <w:lang w:val="fr-FR" w:eastAsia="en-US"/>
              </w:rPr>
              <w:t>l’occupation secondaire</w:t>
            </w:r>
            <w:r w:rsidRPr="002566FD">
              <w:rPr>
                <w:sz w:val="18"/>
                <w:szCs w:val="18"/>
                <w:lang w:val="fr-FR" w:eastAsia="en-US"/>
              </w:rPr>
              <w:t xml:space="preserve"> mentionnée par le répondant à la question précédente sur le période des </w:t>
            </w:r>
            <w:r w:rsidRPr="002566FD">
              <w:rPr>
                <w:b/>
                <w:bCs/>
                <w:sz w:val="18"/>
                <w:szCs w:val="18"/>
                <w:lang w:val="fr-FR" w:eastAsia="en-US"/>
              </w:rPr>
              <w:t>30 derniers jours</w:t>
            </w:r>
          </w:p>
        </w:tc>
      </w:tr>
      <w:tr w:rsidR="00A45D66" w:rsidRPr="000B78B3" w14:paraId="01E8B9E8" w14:textId="77777777" w:rsidTr="00A45D66">
        <w:trPr>
          <w:trHeight w:val="300"/>
        </w:trPr>
        <w:tc>
          <w:tcPr>
            <w:tcW w:w="1129" w:type="dxa"/>
            <w:noWrap/>
          </w:tcPr>
          <w:p w14:paraId="63179DF1" w14:textId="77777777" w:rsidR="00A45D66" w:rsidRPr="002566FD" w:rsidRDefault="00A45D66" w:rsidP="00A45D66">
            <w:pPr>
              <w:spacing w:after="0"/>
              <w:jc w:val="left"/>
              <w:rPr>
                <w:sz w:val="18"/>
                <w:szCs w:val="18"/>
                <w:lang w:val="fr-FR" w:eastAsia="en-US"/>
              </w:rPr>
            </w:pPr>
            <w:r w:rsidRPr="002566FD">
              <w:rPr>
                <w:sz w:val="18"/>
                <w:szCs w:val="18"/>
                <w:lang w:val="fr-FR" w:eastAsia="en-US"/>
              </w:rPr>
              <w:t>B15</w:t>
            </w:r>
          </w:p>
        </w:tc>
        <w:tc>
          <w:tcPr>
            <w:tcW w:w="4102" w:type="dxa"/>
          </w:tcPr>
          <w:p w14:paraId="1C12FF0B" w14:textId="77777777" w:rsidR="00A45D66" w:rsidRPr="002566FD" w:rsidRDefault="00A45D66" w:rsidP="00A45D66">
            <w:pPr>
              <w:spacing w:after="0"/>
              <w:jc w:val="left"/>
              <w:rPr>
                <w:sz w:val="18"/>
                <w:szCs w:val="18"/>
                <w:lang w:val="fr-FR" w:eastAsia="en-US"/>
              </w:rPr>
            </w:pPr>
            <w:r w:rsidRPr="002566FD">
              <w:rPr>
                <w:sz w:val="18"/>
                <w:szCs w:val="18"/>
                <w:lang w:val="fr-FR" w:eastAsia="en-US"/>
              </w:rPr>
              <w:t>Revenu tire de cette occupation au cours des 12 derniers mois</w:t>
            </w:r>
          </w:p>
        </w:tc>
        <w:tc>
          <w:tcPr>
            <w:tcW w:w="2419" w:type="dxa"/>
            <w:noWrap/>
          </w:tcPr>
          <w:p w14:paraId="1FCF1055" w14:textId="77777777" w:rsidR="00A45D66" w:rsidRPr="002566FD" w:rsidRDefault="00A45D66" w:rsidP="00A45D66">
            <w:pPr>
              <w:spacing w:after="0"/>
              <w:jc w:val="left"/>
              <w:rPr>
                <w:sz w:val="18"/>
                <w:szCs w:val="18"/>
                <w:lang w:val="fr-FR" w:eastAsia="en-US"/>
              </w:rPr>
            </w:pPr>
          </w:p>
        </w:tc>
        <w:tc>
          <w:tcPr>
            <w:tcW w:w="2126" w:type="dxa"/>
            <w:noWrap/>
          </w:tcPr>
          <w:p w14:paraId="65B23D5B" w14:textId="57C42839" w:rsidR="00A45D66" w:rsidRPr="002566FD" w:rsidRDefault="00A45D66" w:rsidP="00A45D66">
            <w:pPr>
              <w:spacing w:after="0"/>
              <w:jc w:val="left"/>
              <w:rPr>
                <w:sz w:val="18"/>
                <w:szCs w:val="18"/>
                <w:lang w:val="fr-FR" w:eastAsia="en-US"/>
              </w:rPr>
            </w:pPr>
            <w:r w:rsidRPr="002566FD">
              <w:rPr>
                <w:sz w:val="18"/>
                <w:szCs w:val="18"/>
                <w:lang w:val="fr-FR" w:eastAsia="en-US"/>
              </w:rPr>
              <w:t xml:space="preserve">Il s’agit du revenu tiré de </w:t>
            </w:r>
            <w:r w:rsidRPr="002566FD">
              <w:rPr>
                <w:b/>
                <w:bCs/>
                <w:sz w:val="18"/>
                <w:szCs w:val="18"/>
                <w:lang w:val="fr-FR" w:eastAsia="en-US"/>
              </w:rPr>
              <w:t>l’occupation secondaire</w:t>
            </w:r>
            <w:r w:rsidRPr="002566FD">
              <w:rPr>
                <w:sz w:val="18"/>
                <w:szCs w:val="18"/>
                <w:lang w:val="fr-FR" w:eastAsia="en-US"/>
              </w:rPr>
              <w:t xml:space="preserve"> mentionnée par le répondant à la question précédente sur le période des </w:t>
            </w:r>
            <w:r w:rsidRPr="002566FD">
              <w:rPr>
                <w:b/>
                <w:bCs/>
                <w:sz w:val="18"/>
                <w:szCs w:val="18"/>
                <w:lang w:val="fr-FR" w:eastAsia="en-US"/>
              </w:rPr>
              <w:t>12 derniers mois</w:t>
            </w:r>
          </w:p>
        </w:tc>
      </w:tr>
    </w:tbl>
    <w:p w14:paraId="3E0B3D4C" w14:textId="52985A70" w:rsidR="009F47F5" w:rsidRPr="002566FD" w:rsidRDefault="009F47F5" w:rsidP="00CD7714">
      <w:pPr>
        <w:spacing w:line="312" w:lineRule="auto"/>
        <w:rPr>
          <w:rFonts w:cs="Arial"/>
          <w:lang w:val="fr-FR" w:eastAsia="en-US"/>
        </w:rPr>
      </w:pPr>
    </w:p>
    <w:p w14:paraId="39D252F4" w14:textId="528EDD62" w:rsidR="00586FAC" w:rsidRPr="002566FD" w:rsidRDefault="00586FAC" w:rsidP="00C67062">
      <w:pPr>
        <w:pStyle w:val="Heading2"/>
        <w:rPr>
          <w:lang w:val="fr-FR" w:eastAsia="en-US"/>
        </w:rPr>
      </w:pPr>
      <w:bookmarkStart w:id="111" w:name="_Toc527467195"/>
      <w:r w:rsidRPr="002566FD">
        <w:rPr>
          <w:lang w:val="fr-FR" w:eastAsia="en-US"/>
        </w:rPr>
        <w:t>Participation au program</w:t>
      </w:r>
      <w:bookmarkEnd w:id="111"/>
    </w:p>
    <w:p w14:paraId="7DA6CAAD" w14:textId="6701A158" w:rsidR="00586FAC" w:rsidRPr="002566FD" w:rsidRDefault="00586FAC" w:rsidP="00CD7714">
      <w:pPr>
        <w:spacing w:line="312" w:lineRule="auto"/>
        <w:rPr>
          <w:rFonts w:cs="Arial"/>
          <w:sz w:val="18"/>
          <w:szCs w:val="18"/>
          <w:lang w:val="fr-FR" w:eastAsia="en-US"/>
        </w:rPr>
      </w:pPr>
      <w:r w:rsidRPr="002566FD">
        <w:rPr>
          <w:rFonts w:cs="Arial"/>
          <w:sz w:val="18"/>
          <w:szCs w:val="18"/>
          <w:lang w:val="fr-FR" w:eastAsia="en-US"/>
        </w:rPr>
        <w:t xml:space="preserve">Cette partie concerne uniquement les personnes qui ont participé </w:t>
      </w:r>
      <w:r w:rsidR="00FC3B66" w:rsidRPr="002566FD">
        <w:rPr>
          <w:rFonts w:cs="Arial"/>
          <w:sz w:val="18"/>
          <w:szCs w:val="18"/>
          <w:lang w:val="fr-FR" w:eastAsia="en-US"/>
        </w:rPr>
        <w:t>à l’entretien des parcelles. Elle va apparaitre automatiquement dans le programme SurveyCTO si la réponse est "traitement" à la question B8a relative à la participation à l’entretien des parcelles bleu et rouge (parcelle DIME).</w:t>
      </w:r>
    </w:p>
    <w:tbl>
      <w:tblPr>
        <w:tblStyle w:val="TableGrid4"/>
        <w:tblW w:w="9776" w:type="dxa"/>
        <w:tblLook w:val="04A0" w:firstRow="1" w:lastRow="0" w:firstColumn="1" w:lastColumn="0" w:noHBand="0" w:noVBand="1"/>
      </w:tblPr>
      <w:tblGrid>
        <w:gridCol w:w="1077"/>
        <w:gridCol w:w="4154"/>
        <w:gridCol w:w="1422"/>
        <w:gridCol w:w="1139"/>
        <w:gridCol w:w="1984"/>
      </w:tblGrid>
      <w:tr w:rsidR="00500006" w:rsidRPr="002566FD" w14:paraId="5098B90F" w14:textId="77777777" w:rsidTr="00500006">
        <w:trPr>
          <w:trHeight w:val="600"/>
          <w:tblHeader/>
        </w:trPr>
        <w:tc>
          <w:tcPr>
            <w:tcW w:w="1077" w:type="dxa"/>
            <w:noWrap/>
          </w:tcPr>
          <w:p w14:paraId="04741B0A" w14:textId="35D08DFE" w:rsidR="00500006" w:rsidRPr="002566FD" w:rsidRDefault="00500006" w:rsidP="00500006">
            <w:pPr>
              <w:spacing w:after="0"/>
              <w:jc w:val="left"/>
              <w:rPr>
                <w:sz w:val="18"/>
                <w:szCs w:val="18"/>
                <w:lang w:val="fr-FR" w:eastAsia="en-US"/>
              </w:rPr>
            </w:pPr>
            <w:r w:rsidRPr="002566FD">
              <w:rPr>
                <w:b/>
                <w:sz w:val="18"/>
                <w:szCs w:val="18"/>
                <w:lang w:val="fr-FR" w:eastAsia="en-US"/>
              </w:rPr>
              <w:t>No</w:t>
            </w:r>
            <w:r w:rsidR="003871C1" w:rsidRPr="002566FD">
              <w:rPr>
                <w:b/>
                <w:sz w:val="18"/>
                <w:szCs w:val="18"/>
                <w:lang w:val="fr-FR" w:eastAsia="en-US"/>
              </w:rPr>
              <w:t>.</w:t>
            </w:r>
            <w:r w:rsidRPr="002566FD">
              <w:rPr>
                <w:b/>
                <w:sz w:val="18"/>
                <w:szCs w:val="18"/>
                <w:lang w:val="fr-FR" w:eastAsia="en-US"/>
              </w:rPr>
              <w:t xml:space="preserve"> de la question</w:t>
            </w:r>
          </w:p>
        </w:tc>
        <w:tc>
          <w:tcPr>
            <w:tcW w:w="4154" w:type="dxa"/>
          </w:tcPr>
          <w:p w14:paraId="753E033B" w14:textId="77777777" w:rsidR="00500006" w:rsidRPr="002566FD" w:rsidRDefault="00500006" w:rsidP="00500006">
            <w:pPr>
              <w:spacing w:after="0"/>
              <w:jc w:val="left"/>
              <w:rPr>
                <w:sz w:val="18"/>
                <w:szCs w:val="18"/>
                <w:lang w:val="fr-FR" w:eastAsia="en-US"/>
              </w:rPr>
            </w:pPr>
            <w:r w:rsidRPr="002566FD">
              <w:rPr>
                <w:b/>
                <w:sz w:val="18"/>
                <w:szCs w:val="18"/>
                <w:lang w:val="fr-FR" w:eastAsia="en-US"/>
              </w:rPr>
              <w:t>Question</w:t>
            </w:r>
          </w:p>
        </w:tc>
        <w:tc>
          <w:tcPr>
            <w:tcW w:w="2561" w:type="dxa"/>
            <w:gridSpan w:val="2"/>
            <w:noWrap/>
          </w:tcPr>
          <w:p w14:paraId="670EDBE7" w14:textId="77777777" w:rsidR="00500006" w:rsidRPr="002566FD" w:rsidRDefault="00500006" w:rsidP="00500006">
            <w:pPr>
              <w:spacing w:after="0"/>
              <w:jc w:val="left"/>
              <w:rPr>
                <w:sz w:val="18"/>
                <w:szCs w:val="18"/>
                <w:lang w:val="fr-FR" w:eastAsia="en-US"/>
              </w:rPr>
            </w:pPr>
            <w:r w:rsidRPr="002566FD">
              <w:rPr>
                <w:b/>
                <w:sz w:val="18"/>
                <w:szCs w:val="18"/>
                <w:lang w:val="fr-FR" w:eastAsia="en-US"/>
              </w:rPr>
              <w:t>Modalité réponse</w:t>
            </w:r>
          </w:p>
        </w:tc>
        <w:tc>
          <w:tcPr>
            <w:tcW w:w="1984" w:type="dxa"/>
            <w:noWrap/>
          </w:tcPr>
          <w:p w14:paraId="4017154B" w14:textId="77777777" w:rsidR="00500006" w:rsidRPr="002566FD" w:rsidRDefault="00500006" w:rsidP="00500006">
            <w:pPr>
              <w:spacing w:after="0"/>
              <w:jc w:val="left"/>
              <w:rPr>
                <w:sz w:val="18"/>
                <w:szCs w:val="18"/>
                <w:lang w:val="fr-FR" w:eastAsia="en-US"/>
              </w:rPr>
            </w:pPr>
            <w:r w:rsidRPr="002566FD">
              <w:rPr>
                <w:b/>
                <w:sz w:val="18"/>
                <w:szCs w:val="18"/>
                <w:lang w:val="fr-FR" w:eastAsia="en-US"/>
              </w:rPr>
              <w:t>Instruction</w:t>
            </w:r>
          </w:p>
        </w:tc>
      </w:tr>
      <w:tr w:rsidR="00500006" w:rsidRPr="000B78B3" w14:paraId="0BCAA468" w14:textId="77777777" w:rsidTr="00500006">
        <w:trPr>
          <w:trHeight w:val="600"/>
        </w:trPr>
        <w:tc>
          <w:tcPr>
            <w:tcW w:w="1077" w:type="dxa"/>
            <w:noWrap/>
          </w:tcPr>
          <w:p w14:paraId="0E0053FC" w14:textId="77777777" w:rsidR="00500006" w:rsidRPr="002566FD" w:rsidRDefault="00500006" w:rsidP="00500006">
            <w:pPr>
              <w:spacing w:after="0"/>
              <w:jc w:val="left"/>
              <w:rPr>
                <w:sz w:val="18"/>
                <w:szCs w:val="18"/>
                <w:lang w:val="fr-FR" w:eastAsia="en-US"/>
              </w:rPr>
            </w:pPr>
            <w:r w:rsidRPr="002566FD">
              <w:rPr>
                <w:sz w:val="18"/>
                <w:szCs w:val="18"/>
                <w:lang w:val="fr-FR" w:eastAsia="en-US"/>
              </w:rPr>
              <w:t>B21</w:t>
            </w:r>
          </w:p>
        </w:tc>
        <w:tc>
          <w:tcPr>
            <w:tcW w:w="4154" w:type="dxa"/>
          </w:tcPr>
          <w:p w14:paraId="3DA2B4BA" w14:textId="77777777" w:rsidR="00500006" w:rsidRPr="002566FD" w:rsidRDefault="00500006" w:rsidP="00500006">
            <w:pPr>
              <w:spacing w:after="0"/>
              <w:jc w:val="left"/>
              <w:rPr>
                <w:sz w:val="18"/>
                <w:szCs w:val="18"/>
                <w:lang w:val="fr-FR" w:eastAsia="en-US"/>
              </w:rPr>
            </w:pPr>
            <w:r w:rsidRPr="002566FD">
              <w:rPr>
                <w:sz w:val="18"/>
                <w:szCs w:val="18"/>
                <w:lang w:val="fr-FR" w:eastAsia="en-US"/>
              </w:rPr>
              <w:t>Avez-vous reçu un paiement récemment dans le cadre de l’entretien des parcelles de reforestation du PIF ?</w:t>
            </w:r>
          </w:p>
        </w:tc>
        <w:tc>
          <w:tcPr>
            <w:tcW w:w="2561" w:type="dxa"/>
            <w:gridSpan w:val="2"/>
            <w:noWrap/>
          </w:tcPr>
          <w:p w14:paraId="25FC16AB" w14:textId="77777777" w:rsidR="00500006" w:rsidRPr="002566FD" w:rsidRDefault="00500006" w:rsidP="00500006">
            <w:pPr>
              <w:spacing w:after="0"/>
              <w:jc w:val="left"/>
              <w:rPr>
                <w:sz w:val="18"/>
                <w:szCs w:val="18"/>
                <w:lang w:val="fr-FR" w:eastAsia="en-US"/>
              </w:rPr>
            </w:pPr>
            <w:r w:rsidRPr="002566FD">
              <w:rPr>
                <w:sz w:val="18"/>
                <w:szCs w:val="18"/>
                <w:lang w:val="fr-FR" w:eastAsia="en-US"/>
              </w:rPr>
              <w:t>Oui</w:t>
            </w:r>
          </w:p>
          <w:p w14:paraId="52FE6274" w14:textId="77777777" w:rsidR="00500006" w:rsidRPr="002566FD" w:rsidRDefault="00500006" w:rsidP="00500006">
            <w:pPr>
              <w:spacing w:after="0"/>
              <w:jc w:val="left"/>
              <w:rPr>
                <w:sz w:val="18"/>
                <w:szCs w:val="18"/>
                <w:lang w:val="fr-FR" w:eastAsia="en-US"/>
              </w:rPr>
            </w:pPr>
            <w:r w:rsidRPr="002566FD">
              <w:rPr>
                <w:sz w:val="18"/>
                <w:szCs w:val="18"/>
                <w:lang w:val="fr-FR" w:eastAsia="en-US"/>
              </w:rPr>
              <w:t>Non</w:t>
            </w:r>
          </w:p>
        </w:tc>
        <w:tc>
          <w:tcPr>
            <w:tcW w:w="1984" w:type="dxa"/>
            <w:noWrap/>
          </w:tcPr>
          <w:p w14:paraId="0413EF29" w14:textId="4C5DC351" w:rsidR="00500006" w:rsidRPr="002566FD" w:rsidRDefault="00500006" w:rsidP="00500006">
            <w:pPr>
              <w:spacing w:after="0"/>
              <w:jc w:val="left"/>
              <w:rPr>
                <w:sz w:val="18"/>
                <w:szCs w:val="18"/>
                <w:lang w:val="fr-FR" w:eastAsia="en-US"/>
              </w:rPr>
            </w:pPr>
            <w:r w:rsidRPr="002566FD">
              <w:rPr>
                <w:sz w:val="18"/>
                <w:szCs w:val="18"/>
                <w:lang w:val="fr-FR" w:eastAsia="en-US"/>
              </w:rPr>
              <w:t xml:space="preserve">Il s’agit des paiements </w:t>
            </w:r>
            <w:proofErr w:type="spellStart"/>
            <w:r w:rsidRPr="002566FD">
              <w:rPr>
                <w:sz w:val="18"/>
                <w:szCs w:val="18"/>
                <w:lang w:val="fr-FR" w:eastAsia="en-US"/>
              </w:rPr>
              <w:t>éffectué</w:t>
            </w:r>
            <w:proofErr w:type="spellEnd"/>
            <w:r w:rsidRPr="002566FD">
              <w:rPr>
                <w:sz w:val="18"/>
                <w:szCs w:val="18"/>
                <w:lang w:val="fr-FR" w:eastAsia="en-US"/>
              </w:rPr>
              <w:t xml:space="preserve"> par le PIF et CEMES au compte de DIME</w:t>
            </w:r>
          </w:p>
        </w:tc>
      </w:tr>
      <w:tr w:rsidR="00500006" w:rsidRPr="000B78B3" w14:paraId="6A4211A7" w14:textId="77777777" w:rsidTr="00500006">
        <w:trPr>
          <w:trHeight w:val="600"/>
        </w:trPr>
        <w:tc>
          <w:tcPr>
            <w:tcW w:w="1077" w:type="dxa"/>
            <w:noWrap/>
          </w:tcPr>
          <w:p w14:paraId="7811D935" w14:textId="77777777" w:rsidR="00500006" w:rsidRPr="002566FD" w:rsidRDefault="00500006" w:rsidP="00500006">
            <w:pPr>
              <w:spacing w:after="0"/>
              <w:jc w:val="left"/>
              <w:rPr>
                <w:sz w:val="18"/>
                <w:szCs w:val="18"/>
                <w:lang w:val="fr-FR" w:eastAsia="en-US"/>
              </w:rPr>
            </w:pPr>
            <w:r w:rsidRPr="002566FD">
              <w:rPr>
                <w:sz w:val="18"/>
                <w:szCs w:val="18"/>
                <w:lang w:val="fr-FR" w:eastAsia="en-US"/>
              </w:rPr>
              <w:t>B22</w:t>
            </w:r>
          </w:p>
        </w:tc>
        <w:tc>
          <w:tcPr>
            <w:tcW w:w="4154" w:type="dxa"/>
          </w:tcPr>
          <w:p w14:paraId="5FC6C5A1" w14:textId="77777777" w:rsidR="00500006" w:rsidRPr="002566FD" w:rsidRDefault="00500006" w:rsidP="00500006">
            <w:pPr>
              <w:spacing w:after="0"/>
              <w:jc w:val="left"/>
              <w:rPr>
                <w:sz w:val="18"/>
                <w:szCs w:val="18"/>
                <w:lang w:val="fr-FR" w:eastAsia="en-US"/>
              </w:rPr>
            </w:pPr>
            <w:r w:rsidRPr="002566FD">
              <w:rPr>
                <w:sz w:val="18"/>
                <w:szCs w:val="18"/>
                <w:lang w:val="fr-FR" w:eastAsia="en-US"/>
              </w:rPr>
              <w:t>Combien avez-vous reçu ?</w:t>
            </w:r>
          </w:p>
        </w:tc>
        <w:tc>
          <w:tcPr>
            <w:tcW w:w="2561" w:type="dxa"/>
            <w:gridSpan w:val="2"/>
            <w:noWrap/>
          </w:tcPr>
          <w:p w14:paraId="6798A999" w14:textId="77777777" w:rsidR="00500006" w:rsidRPr="002566FD" w:rsidRDefault="00500006" w:rsidP="00500006">
            <w:pPr>
              <w:spacing w:after="0"/>
              <w:jc w:val="left"/>
              <w:rPr>
                <w:sz w:val="18"/>
                <w:szCs w:val="18"/>
                <w:lang w:val="fr-FR" w:eastAsia="en-US"/>
              </w:rPr>
            </w:pPr>
            <w:r w:rsidRPr="002566FD">
              <w:rPr>
                <w:sz w:val="18"/>
                <w:szCs w:val="18"/>
                <w:lang w:val="fr-FR" w:eastAsia="en-US"/>
              </w:rPr>
              <w:t>FCFA</w:t>
            </w:r>
          </w:p>
        </w:tc>
        <w:tc>
          <w:tcPr>
            <w:tcW w:w="1984" w:type="dxa"/>
            <w:noWrap/>
          </w:tcPr>
          <w:p w14:paraId="66AF32F0" w14:textId="090FD390" w:rsidR="00500006" w:rsidRPr="002566FD" w:rsidRDefault="00500006" w:rsidP="00500006">
            <w:pPr>
              <w:spacing w:after="0"/>
              <w:jc w:val="left"/>
              <w:rPr>
                <w:sz w:val="18"/>
                <w:szCs w:val="18"/>
                <w:lang w:val="fr-FR" w:eastAsia="en-US"/>
              </w:rPr>
            </w:pPr>
            <w:r w:rsidRPr="002566FD">
              <w:rPr>
                <w:sz w:val="18"/>
                <w:szCs w:val="18"/>
                <w:lang w:val="fr-FR" w:eastAsia="en-US"/>
              </w:rPr>
              <w:t>Noté le montant déclaré par le répondant</w:t>
            </w:r>
          </w:p>
        </w:tc>
      </w:tr>
      <w:tr w:rsidR="00500006" w:rsidRPr="000B78B3" w14:paraId="35E4BE5C" w14:textId="77777777" w:rsidTr="00500006">
        <w:trPr>
          <w:trHeight w:val="207"/>
        </w:trPr>
        <w:tc>
          <w:tcPr>
            <w:tcW w:w="1077" w:type="dxa"/>
            <w:vMerge w:val="restart"/>
            <w:noWrap/>
          </w:tcPr>
          <w:p w14:paraId="03AC262A" w14:textId="77777777" w:rsidR="00500006" w:rsidRPr="002566FD" w:rsidRDefault="00500006" w:rsidP="00500006">
            <w:pPr>
              <w:spacing w:after="0"/>
              <w:jc w:val="left"/>
              <w:rPr>
                <w:sz w:val="18"/>
                <w:szCs w:val="18"/>
                <w:lang w:val="fr-FR" w:eastAsia="en-US"/>
              </w:rPr>
            </w:pPr>
            <w:r w:rsidRPr="002566FD">
              <w:rPr>
                <w:sz w:val="18"/>
                <w:szCs w:val="18"/>
                <w:lang w:val="fr-FR" w:eastAsia="en-US"/>
              </w:rPr>
              <w:t>B23</w:t>
            </w:r>
          </w:p>
        </w:tc>
        <w:tc>
          <w:tcPr>
            <w:tcW w:w="4154" w:type="dxa"/>
            <w:vMerge w:val="restart"/>
          </w:tcPr>
          <w:p w14:paraId="7E40BB59" w14:textId="77777777" w:rsidR="00500006" w:rsidRPr="002566FD" w:rsidRDefault="00500006" w:rsidP="00500006">
            <w:pPr>
              <w:spacing w:after="0"/>
              <w:jc w:val="left"/>
              <w:rPr>
                <w:sz w:val="18"/>
                <w:szCs w:val="18"/>
                <w:lang w:val="fr-FR" w:eastAsia="en-US"/>
              </w:rPr>
            </w:pPr>
            <w:r w:rsidRPr="002566FD">
              <w:rPr>
                <w:sz w:val="18"/>
                <w:szCs w:val="18"/>
                <w:lang w:val="fr-FR" w:eastAsia="en-US"/>
              </w:rPr>
              <w:t>Quels usages avez-vous fait du paiement reçu jusque-là</w:t>
            </w:r>
          </w:p>
        </w:tc>
        <w:tc>
          <w:tcPr>
            <w:tcW w:w="1422" w:type="dxa"/>
            <w:noWrap/>
          </w:tcPr>
          <w:p w14:paraId="146037FA" w14:textId="77777777" w:rsidR="00500006" w:rsidRPr="002566FD" w:rsidRDefault="00500006" w:rsidP="00500006">
            <w:pPr>
              <w:spacing w:after="0"/>
              <w:jc w:val="left"/>
              <w:rPr>
                <w:sz w:val="18"/>
                <w:szCs w:val="18"/>
                <w:lang w:val="fr-FR" w:eastAsia="en-US"/>
              </w:rPr>
            </w:pPr>
            <w:r w:rsidRPr="002566FD">
              <w:rPr>
                <w:sz w:val="18"/>
                <w:szCs w:val="18"/>
                <w:lang w:val="fr-FR" w:eastAsia="en-US"/>
              </w:rPr>
              <w:t>Usage 1</w:t>
            </w:r>
          </w:p>
        </w:tc>
        <w:tc>
          <w:tcPr>
            <w:tcW w:w="1139" w:type="dxa"/>
          </w:tcPr>
          <w:p w14:paraId="4A502200" w14:textId="77777777" w:rsidR="00500006" w:rsidRPr="002566FD" w:rsidRDefault="00500006" w:rsidP="00500006">
            <w:pPr>
              <w:spacing w:after="0"/>
              <w:jc w:val="left"/>
              <w:rPr>
                <w:sz w:val="18"/>
                <w:szCs w:val="18"/>
                <w:lang w:val="fr-FR" w:eastAsia="en-US"/>
              </w:rPr>
            </w:pPr>
            <w:r w:rsidRPr="002566FD">
              <w:rPr>
                <w:sz w:val="18"/>
                <w:szCs w:val="18"/>
                <w:lang w:val="fr-FR" w:eastAsia="en-US"/>
              </w:rPr>
              <w:t>montant 1</w:t>
            </w:r>
          </w:p>
        </w:tc>
        <w:tc>
          <w:tcPr>
            <w:tcW w:w="1984" w:type="dxa"/>
            <w:vMerge w:val="restart"/>
            <w:noWrap/>
          </w:tcPr>
          <w:p w14:paraId="7F352BF8" w14:textId="1CAD07BE" w:rsidR="00500006" w:rsidRPr="002566FD" w:rsidRDefault="00500006" w:rsidP="00500006">
            <w:pPr>
              <w:spacing w:after="0"/>
              <w:jc w:val="left"/>
              <w:rPr>
                <w:sz w:val="18"/>
                <w:szCs w:val="18"/>
                <w:lang w:val="fr-FR" w:eastAsia="en-US"/>
              </w:rPr>
            </w:pPr>
            <w:r w:rsidRPr="002566FD">
              <w:rPr>
                <w:sz w:val="18"/>
                <w:szCs w:val="18"/>
                <w:lang w:val="fr-FR" w:eastAsia="en-US"/>
              </w:rPr>
              <w:t>Ici on demande au participant de citer toutes les dépenses effectuées avec le paiement qu’il a reçu ainsi que le montant affecté à chacune de ces dépenses</w:t>
            </w:r>
          </w:p>
        </w:tc>
      </w:tr>
      <w:tr w:rsidR="00500006" w:rsidRPr="002566FD" w14:paraId="0DC51D07" w14:textId="77777777" w:rsidTr="00500006">
        <w:trPr>
          <w:trHeight w:val="207"/>
        </w:trPr>
        <w:tc>
          <w:tcPr>
            <w:tcW w:w="1077" w:type="dxa"/>
            <w:vMerge/>
            <w:noWrap/>
          </w:tcPr>
          <w:p w14:paraId="23678D3D" w14:textId="77777777" w:rsidR="00500006" w:rsidRPr="002566FD" w:rsidRDefault="00500006" w:rsidP="00500006">
            <w:pPr>
              <w:spacing w:after="0"/>
              <w:jc w:val="left"/>
              <w:rPr>
                <w:sz w:val="18"/>
                <w:szCs w:val="18"/>
                <w:lang w:val="fr-FR" w:eastAsia="en-US"/>
              </w:rPr>
            </w:pPr>
          </w:p>
        </w:tc>
        <w:tc>
          <w:tcPr>
            <w:tcW w:w="4154" w:type="dxa"/>
            <w:vMerge/>
          </w:tcPr>
          <w:p w14:paraId="56A23161" w14:textId="77777777" w:rsidR="00500006" w:rsidRPr="002566FD" w:rsidRDefault="00500006" w:rsidP="00500006">
            <w:pPr>
              <w:spacing w:after="0"/>
              <w:jc w:val="left"/>
              <w:rPr>
                <w:sz w:val="18"/>
                <w:szCs w:val="18"/>
                <w:lang w:val="fr-FR" w:eastAsia="en-US"/>
              </w:rPr>
            </w:pPr>
          </w:p>
        </w:tc>
        <w:tc>
          <w:tcPr>
            <w:tcW w:w="1422" w:type="dxa"/>
            <w:noWrap/>
          </w:tcPr>
          <w:p w14:paraId="274D3660" w14:textId="77777777" w:rsidR="00500006" w:rsidRPr="002566FD" w:rsidRDefault="00500006" w:rsidP="00500006">
            <w:pPr>
              <w:spacing w:after="0"/>
              <w:jc w:val="left"/>
              <w:rPr>
                <w:sz w:val="18"/>
                <w:szCs w:val="18"/>
                <w:lang w:val="fr-FR" w:eastAsia="en-US"/>
              </w:rPr>
            </w:pPr>
            <w:r w:rsidRPr="002566FD">
              <w:rPr>
                <w:sz w:val="18"/>
                <w:szCs w:val="18"/>
                <w:lang w:val="fr-FR" w:eastAsia="en-US"/>
              </w:rPr>
              <w:t>Usage 2</w:t>
            </w:r>
          </w:p>
        </w:tc>
        <w:tc>
          <w:tcPr>
            <w:tcW w:w="1139" w:type="dxa"/>
          </w:tcPr>
          <w:p w14:paraId="582BB613" w14:textId="77777777" w:rsidR="00500006" w:rsidRPr="002566FD" w:rsidRDefault="00500006" w:rsidP="00500006">
            <w:pPr>
              <w:spacing w:after="0"/>
              <w:jc w:val="left"/>
              <w:rPr>
                <w:sz w:val="18"/>
                <w:szCs w:val="18"/>
                <w:lang w:val="fr-FR" w:eastAsia="en-US"/>
              </w:rPr>
            </w:pPr>
            <w:r w:rsidRPr="002566FD">
              <w:rPr>
                <w:sz w:val="18"/>
                <w:szCs w:val="18"/>
                <w:lang w:val="fr-FR" w:eastAsia="en-US"/>
              </w:rPr>
              <w:t>montant 2</w:t>
            </w:r>
          </w:p>
        </w:tc>
        <w:tc>
          <w:tcPr>
            <w:tcW w:w="1984" w:type="dxa"/>
            <w:vMerge/>
            <w:noWrap/>
          </w:tcPr>
          <w:p w14:paraId="1FF4CF65" w14:textId="77777777" w:rsidR="00500006" w:rsidRPr="002566FD" w:rsidRDefault="00500006" w:rsidP="00500006">
            <w:pPr>
              <w:spacing w:after="0"/>
              <w:jc w:val="left"/>
              <w:rPr>
                <w:sz w:val="18"/>
                <w:szCs w:val="18"/>
                <w:lang w:val="fr-FR" w:eastAsia="en-US"/>
              </w:rPr>
            </w:pPr>
          </w:p>
        </w:tc>
      </w:tr>
      <w:tr w:rsidR="00500006" w:rsidRPr="002566FD" w14:paraId="799C3043" w14:textId="77777777" w:rsidTr="00500006">
        <w:trPr>
          <w:trHeight w:val="207"/>
        </w:trPr>
        <w:tc>
          <w:tcPr>
            <w:tcW w:w="1077" w:type="dxa"/>
            <w:vMerge/>
            <w:noWrap/>
          </w:tcPr>
          <w:p w14:paraId="5DF74605" w14:textId="77777777" w:rsidR="00500006" w:rsidRPr="002566FD" w:rsidRDefault="00500006" w:rsidP="00500006">
            <w:pPr>
              <w:spacing w:after="0"/>
              <w:jc w:val="left"/>
              <w:rPr>
                <w:sz w:val="18"/>
                <w:szCs w:val="18"/>
                <w:lang w:val="fr-FR" w:eastAsia="en-US"/>
              </w:rPr>
            </w:pPr>
          </w:p>
        </w:tc>
        <w:tc>
          <w:tcPr>
            <w:tcW w:w="4154" w:type="dxa"/>
            <w:vMerge/>
          </w:tcPr>
          <w:p w14:paraId="72461BA9" w14:textId="77777777" w:rsidR="00500006" w:rsidRPr="002566FD" w:rsidRDefault="00500006" w:rsidP="00500006">
            <w:pPr>
              <w:spacing w:after="0"/>
              <w:jc w:val="left"/>
              <w:rPr>
                <w:sz w:val="18"/>
                <w:szCs w:val="18"/>
                <w:lang w:val="fr-FR" w:eastAsia="en-US"/>
              </w:rPr>
            </w:pPr>
          </w:p>
        </w:tc>
        <w:tc>
          <w:tcPr>
            <w:tcW w:w="1422" w:type="dxa"/>
            <w:noWrap/>
          </w:tcPr>
          <w:p w14:paraId="06A0072D" w14:textId="77777777" w:rsidR="00500006" w:rsidRPr="002566FD" w:rsidRDefault="00500006" w:rsidP="00500006">
            <w:pPr>
              <w:spacing w:after="0"/>
              <w:jc w:val="left"/>
              <w:rPr>
                <w:sz w:val="18"/>
                <w:szCs w:val="18"/>
                <w:lang w:val="fr-FR" w:eastAsia="en-US"/>
              </w:rPr>
            </w:pPr>
            <w:r w:rsidRPr="002566FD">
              <w:rPr>
                <w:sz w:val="18"/>
                <w:szCs w:val="18"/>
                <w:lang w:val="fr-FR" w:eastAsia="en-US"/>
              </w:rPr>
              <w:t>…</w:t>
            </w:r>
          </w:p>
        </w:tc>
        <w:tc>
          <w:tcPr>
            <w:tcW w:w="1139" w:type="dxa"/>
          </w:tcPr>
          <w:p w14:paraId="444008AA" w14:textId="77777777" w:rsidR="00500006" w:rsidRPr="002566FD" w:rsidRDefault="00500006" w:rsidP="00500006">
            <w:pPr>
              <w:spacing w:after="0"/>
              <w:jc w:val="left"/>
              <w:rPr>
                <w:sz w:val="18"/>
                <w:szCs w:val="18"/>
                <w:lang w:val="fr-FR" w:eastAsia="en-US"/>
              </w:rPr>
            </w:pPr>
            <w:r w:rsidRPr="002566FD">
              <w:rPr>
                <w:sz w:val="18"/>
                <w:szCs w:val="18"/>
                <w:lang w:val="fr-FR" w:eastAsia="en-US"/>
              </w:rPr>
              <w:t>montant …</w:t>
            </w:r>
          </w:p>
        </w:tc>
        <w:tc>
          <w:tcPr>
            <w:tcW w:w="1984" w:type="dxa"/>
            <w:vMerge/>
            <w:noWrap/>
          </w:tcPr>
          <w:p w14:paraId="679927E3" w14:textId="77777777" w:rsidR="00500006" w:rsidRPr="002566FD" w:rsidRDefault="00500006" w:rsidP="00500006">
            <w:pPr>
              <w:spacing w:after="0"/>
              <w:jc w:val="left"/>
              <w:rPr>
                <w:sz w:val="18"/>
                <w:szCs w:val="18"/>
                <w:lang w:val="fr-FR" w:eastAsia="en-US"/>
              </w:rPr>
            </w:pPr>
          </w:p>
        </w:tc>
      </w:tr>
      <w:tr w:rsidR="00500006" w:rsidRPr="002566FD" w14:paraId="52200A03" w14:textId="77777777" w:rsidTr="00500006">
        <w:trPr>
          <w:trHeight w:val="207"/>
        </w:trPr>
        <w:tc>
          <w:tcPr>
            <w:tcW w:w="1077" w:type="dxa"/>
            <w:vMerge/>
            <w:noWrap/>
          </w:tcPr>
          <w:p w14:paraId="77F483C1" w14:textId="77777777" w:rsidR="00500006" w:rsidRPr="002566FD" w:rsidRDefault="00500006" w:rsidP="00500006">
            <w:pPr>
              <w:spacing w:after="0"/>
              <w:jc w:val="left"/>
              <w:rPr>
                <w:sz w:val="18"/>
                <w:szCs w:val="18"/>
                <w:lang w:val="fr-FR" w:eastAsia="en-US"/>
              </w:rPr>
            </w:pPr>
          </w:p>
        </w:tc>
        <w:tc>
          <w:tcPr>
            <w:tcW w:w="4154" w:type="dxa"/>
            <w:vMerge/>
          </w:tcPr>
          <w:p w14:paraId="7A6F8868" w14:textId="77777777" w:rsidR="00500006" w:rsidRPr="002566FD" w:rsidRDefault="00500006" w:rsidP="00500006">
            <w:pPr>
              <w:spacing w:after="0"/>
              <w:jc w:val="left"/>
              <w:rPr>
                <w:sz w:val="18"/>
                <w:szCs w:val="18"/>
                <w:lang w:val="fr-FR" w:eastAsia="en-US"/>
              </w:rPr>
            </w:pPr>
          </w:p>
        </w:tc>
        <w:tc>
          <w:tcPr>
            <w:tcW w:w="1422" w:type="dxa"/>
            <w:noWrap/>
          </w:tcPr>
          <w:p w14:paraId="23D10361" w14:textId="77777777" w:rsidR="00500006" w:rsidRPr="002566FD" w:rsidRDefault="00500006" w:rsidP="00500006">
            <w:pPr>
              <w:spacing w:after="0"/>
              <w:jc w:val="left"/>
              <w:rPr>
                <w:sz w:val="18"/>
                <w:szCs w:val="18"/>
                <w:lang w:val="fr-FR" w:eastAsia="en-US"/>
              </w:rPr>
            </w:pPr>
            <w:r w:rsidRPr="002566FD">
              <w:rPr>
                <w:sz w:val="18"/>
                <w:szCs w:val="18"/>
                <w:lang w:val="fr-FR" w:eastAsia="en-US"/>
              </w:rPr>
              <w:t xml:space="preserve">Restant </w:t>
            </w:r>
          </w:p>
        </w:tc>
        <w:tc>
          <w:tcPr>
            <w:tcW w:w="1139" w:type="dxa"/>
          </w:tcPr>
          <w:p w14:paraId="247B74FC" w14:textId="77777777" w:rsidR="00500006" w:rsidRPr="002566FD" w:rsidRDefault="00500006" w:rsidP="00500006">
            <w:pPr>
              <w:spacing w:after="0"/>
              <w:jc w:val="left"/>
              <w:rPr>
                <w:sz w:val="18"/>
                <w:szCs w:val="18"/>
                <w:lang w:val="fr-FR" w:eastAsia="en-US"/>
              </w:rPr>
            </w:pPr>
            <w:r w:rsidRPr="002566FD">
              <w:rPr>
                <w:sz w:val="18"/>
                <w:szCs w:val="18"/>
                <w:lang w:val="fr-FR" w:eastAsia="en-US"/>
              </w:rPr>
              <w:t>montant R</w:t>
            </w:r>
          </w:p>
        </w:tc>
        <w:tc>
          <w:tcPr>
            <w:tcW w:w="1984" w:type="dxa"/>
            <w:vMerge/>
            <w:noWrap/>
          </w:tcPr>
          <w:p w14:paraId="2F43ABBC" w14:textId="77777777" w:rsidR="00500006" w:rsidRPr="002566FD" w:rsidRDefault="00500006" w:rsidP="00500006">
            <w:pPr>
              <w:spacing w:after="0"/>
              <w:jc w:val="left"/>
              <w:rPr>
                <w:sz w:val="18"/>
                <w:szCs w:val="18"/>
                <w:lang w:val="fr-FR" w:eastAsia="en-US"/>
              </w:rPr>
            </w:pPr>
          </w:p>
        </w:tc>
      </w:tr>
      <w:tr w:rsidR="00500006" w:rsidRPr="000B78B3" w14:paraId="409379C7" w14:textId="77777777" w:rsidTr="00500006">
        <w:trPr>
          <w:trHeight w:val="600"/>
        </w:trPr>
        <w:tc>
          <w:tcPr>
            <w:tcW w:w="1077" w:type="dxa"/>
            <w:noWrap/>
          </w:tcPr>
          <w:p w14:paraId="322CF034" w14:textId="77777777" w:rsidR="00500006" w:rsidRPr="002566FD" w:rsidRDefault="00500006" w:rsidP="00500006">
            <w:pPr>
              <w:spacing w:after="0"/>
              <w:jc w:val="left"/>
              <w:rPr>
                <w:sz w:val="18"/>
                <w:szCs w:val="18"/>
                <w:lang w:val="fr-FR" w:eastAsia="en-US"/>
              </w:rPr>
            </w:pPr>
            <w:r w:rsidRPr="002566FD">
              <w:rPr>
                <w:sz w:val="18"/>
                <w:szCs w:val="18"/>
                <w:lang w:val="fr-FR" w:eastAsia="en-US"/>
              </w:rPr>
              <w:t>B24</w:t>
            </w:r>
          </w:p>
        </w:tc>
        <w:tc>
          <w:tcPr>
            <w:tcW w:w="4154" w:type="dxa"/>
          </w:tcPr>
          <w:p w14:paraId="0107CFF0" w14:textId="77777777" w:rsidR="00500006" w:rsidRPr="002566FD" w:rsidRDefault="00500006" w:rsidP="00500006">
            <w:pPr>
              <w:spacing w:after="0"/>
              <w:jc w:val="left"/>
              <w:rPr>
                <w:sz w:val="18"/>
                <w:szCs w:val="18"/>
                <w:lang w:val="fr-FR" w:eastAsia="en-US"/>
              </w:rPr>
            </w:pPr>
            <w:r w:rsidRPr="002566FD">
              <w:rPr>
                <w:sz w:val="18"/>
                <w:szCs w:val="18"/>
                <w:lang w:val="fr-FR" w:eastAsia="en-US"/>
              </w:rPr>
              <w:t>Combien vous reste-il de ce montant ?</w:t>
            </w:r>
          </w:p>
        </w:tc>
        <w:tc>
          <w:tcPr>
            <w:tcW w:w="2561" w:type="dxa"/>
            <w:gridSpan w:val="2"/>
            <w:noWrap/>
          </w:tcPr>
          <w:p w14:paraId="23C0E3E2" w14:textId="77777777" w:rsidR="00500006" w:rsidRPr="002566FD" w:rsidRDefault="00500006" w:rsidP="00500006">
            <w:pPr>
              <w:spacing w:after="0"/>
              <w:jc w:val="left"/>
              <w:rPr>
                <w:sz w:val="18"/>
                <w:szCs w:val="18"/>
                <w:lang w:val="fr-FR" w:eastAsia="en-US"/>
              </w:rPr>
            </w:pPr>
          </w:p>
        </w:tc>
        <w:tc>
          <w:tcPr>
            <w:tcW w:w="1984" w:type="dxa"/>
            <w:noWrap/>
          </w:tcPr>
          <w:p w14:paraId="39F329B3" w14:textId="6656782C" w:rsidR="00500006" w:rsidRPr="002566FD" w:rsidRDefault="001B7317" w:rsidP="00500006">
            <w:pPr>
              <w:spacing w:after="0"/>
              <w:jc w:val="left"/>
              <w:rPr>
                <w:sz w:val="18"/>
                <w:szCs w:val="18"/>
                <w:lang w:val="fr-FR" w:eastAsia="en-US"/>
              </w:rPr>
            </w:pPr>
            <w:r w:rsidRPr="002566FD">
              <w:rPr>
                <w:sz w:val="18"/>
                <w:szCs w:val="18"/>
                <w:lang w:val="fr-FR" w:eastAsia="en-US"/>
              </w:rPr>
              <w:t xml:space="preserve">Il s’agit de ce qu’il lui reste du paiement </w:t>
            </w:r>
            <w:proofErr w:type="spellStart"/>
            <w:r w:rsidRPr="002566FD">
              <w:rPr>
                <w:sz w:val="18"/>
                <w:szCs w:val="18"/>
                <w:lang w:val="fr-FR" w:eastAsia="en-US"/>
              </w:rPr>
              <w:t>récu</w:t>
            </w:r>
            <w:proofErr w:type="spellEnd"/>
            <w:r w:rsidRPr="002566FD">
              <w:rPr>
                <w:sz w:val="18"/>
                <w:szCs w:val="18"/>
                <w:lang w:val="fr-FR" w:eastAsia="en-US"/>
              </w:rPr>
              <w:t xml:space="preserve"> après avoir déduit toutes les dépenses effectuées</w:t>
            </w:r>
          </w:p>
        </w:tc>
      </w:tr>
      <w:tr w:rsidR="00500006" w:rsidRPr="002566FD" w14:paraId="5DA08404" w14:textId="77777777" w:rsidTr="00500006">
        <w:trPr>
          <w:trHeight w:val="600"/>
        </w:trPr>
        <w:tc>
          <w:tcPr>
            <w:tcW w:w="1077" w:type="dxa"/>
            <w:noWrap/>
          </w:tcPr>
          <w:p w14:paraId="74B39CDC" w14:textId="77777777" w:rsidR="00500006" w:rsidRPr="002566FD" w:rsidRDefault="00500006" w:rsidP="00500006">
            <w:pPr>
              <w:spacing w:after="0"/>
              <w:jc w:val="left"/>
              <w:rPr>
                <w:sz w:val="18"/>
                <w:szCs w:val="18"/>
                <w:lang w:val="fr-FR" w:eastAsia="en-US"/>
              </w:rPr>
            </w:pPr>
            <w:r w:rsidRPr="002566FD">
              <w:rPr>
                <w:sz w:val="18"/>
                <w:szCs w:val="18"/>
                <w:lang w:val="fr-FR" w:eastAsia="en-US"/>
              </w:rPr>
              <w:t>B25</w:t>
            </w:r>
          </w:p>
        </w:tc>
        <w:tc>
          <w:tcPr>
            <w:tcW w:w="4154" w:type="dxa"/>
          </w:tcPr>
          <w:p w14:paraId="29958E66" w14:textId="77777777" w:rsidR="00500006" w:rsidRPr="002566FD" w:rsidRDefault="00500006" w:rsidP="00500006">
            <w:pPr>
              <w:spacing w:after="0"/>
              <w:jc w:val="left"/>
              <w:rPr>
                <w:sz w:val="18"/>
                <w:szCs w:val="18"/>
                <w:lang w:val="fr-FR" w:eastAsia="en-US"/>
              </w:rPr>
            </w:pPr>
            <w:r w:rsidRPr="002566FD">
              <w:rPr>
                <w:sz w:val="18"/>
                <w:szCs w:val="18"/>
                <w:lang w:val="fr-FR" w:eastAsia="en-US"/>
              </w:rPr>
              <w:t xml:space="preserve">Vous vous rappelez des noms des autres membres de votre équipe d’entretien ? </w:t>
            </w:r>
          </w:p>
        </w:tc>
        <w:tc>
          <w:tcPr>
            <w:tcW w:w="2561" w:type="dxa"/>
            <w:gridSpan w:val="2"/>
            <w:noWrap/>
          </w:tcPr>
          <w:p w14:paraId="698496E0" w14:textId="77777777" w:rsidR="00500006" w:rsidRPr="002566FD" w:rsidRDefault="00500006" w:rsidP="00500006">
            <w:pPr>
              <w:spacing w:after="0"/>
              <w:jc w:val="left"/>
              <w:rPr>
                <w:sz w:val="18"/>
                <w:szCs w:val="18"/>
                <w:lang w:val="fr-FR" w:eastAsia="en-US"/>
              </w:rPr>
            </w:pPr>
            <w:r w:rsidRPr="002566FD">
              <w:rPr>
                <w:sz w:val="18"/>
                <w:szCs w:val="18"/>
                <w:lang w:val="fr-FR" w:eastAsia="en-US"/>
              </w:rPr>
              <w:t>1=Oui</w:t>
            </w:r>
          </w:p>
          <w:p w14:paraId="1E9CF594" w14:textId="77777777" w:rsidR="00500006" w:rsidRPr="002566FD" w:rsidRDefault="00500006" w:rsidP="00500006">
            <w:pPr>
              <w:spacing w:after="0"/>
              <w:jc w:val="left"/>
              <w:rPr>
                <w:sz w:val="18"/>
                <w:szCs w:val="18"/>
                <w:lang w:val="fr-FR" w:eastAsia="en-US"/>
              </w:rPr>
            </w:pPr>
            <w:r w:rsidRPr="002566FD">
              <w:rPr>
                <w:sz w:val="18"/>
                <w:szCs w:val="18"/>
                <w:lang w:val="fr-FR" w:eastAsia="en-US"/>
              </w:rPr>
              <w:t>2=Non</w:t>
            </w:r>
          </w:p>
        </w:tc>
        <w:tc>
          <w:tcPr>
            <w:tcW w:w="1984" w:type="dxa"/>
            <w:noWrap/>
          </w:tcPr>
          <w:p w14:paraId="0685FF51" w14:textId="1CF61D25" w:rsidR="00500006" w:rsidRPr="002566FD" w:rsidRDefault="001B7317" w:rsidP="00500006">
            <w:pPr>
              <w:spacing w:after="0"/>
              <w:jc w:val="left"/>
              <w:rPr>
                <w:sz w:val="18"/>
                <w:szCs w:val="18"/>
                <w:lang w:val="fr-FR" w:eastAsia="en-US"/>
              </w:rPr>
            </w:pPr>
            <w:r w:rsidRPr="002566FD">
              <w:rPr>
                <w:sz w:val="18"/>
                <w:szCs w:val="18"/>
                <w:lang w:val="fr-FR" w:eastAsia="en-US"/>
              </w:rPr>
              <w:t>Attention : il s’agit seulement des membres du groupe dans lequel il a travaillé. Pas des autres groupes sur les autres parcelles</w:t>
            </w:r>
          </w:p>
        </w:tc>
      </w:tr>
      <w:tr w:rsidR="00500006" w:rsidRPr="000B78B3" w14:paraId="4D4C30B5" w14:textId="77777777" w:rsidTr="00500006">
        <w:trPr>
          <w:trHeight w:val="600"/>
        </w:trPr>
        <w:tc>
          <w:tcPr>
            <w:tcW w:w="1077" w:type="dxa"/>
            <w:noWrap/>
          </w:tcPr>
          <w:p w14:paraId="71F57321" w14:textId="77777777" w:rsidR="00500006" w:rsidRPr="002566FD" w:rsidRDefault="00500006" w:rsidP="00500006">
            <w:pPr>
              <w:spacing w:after="0"/>
              <w:jc w:val="left"/>
              <w:rPr>
                <w:sz w:val="18"/>
                <w:szCs w:val="18"/>
                <w:lang w:val="fr-FR" w:eastAsia="en-US"/>
              </w:rPr>
            </w:pPr>
            <w:r w:rsidRPr="002566FD">
              <w:rPr>
                <w:sz w:val="18"/>
                <w:szCs w:val="18"/>
                <w:lang w:val="fr-FR" w:eastAsia="en-US"/>
              </w:rPr>
              <w:lastRenderedPageBreak/>
              <w:t>B26</w:t>
            </w:r>
          </w:p>
        </w:tc>
        <w:tc>
          <w:tcPr>
            <w:tcW w:w="4154" w:type="dxa"/>
          </w:tcPr>
          <w:p w14:paraId="704EA57B" w14:textId="77777777" w:rsidR="00500006" w:rsidRPr="002566FD" w:rsidRDefault="00500006" w:rsidP="00500006">
            <w:pPr>
              <w:spacing w:after="0"/>
              <w:jc w:val="left"/>
              <w:rPr>
                <w:sz w:val="18"/>
                <w:szCs w:val="18"/>
                <w:lang w:val="fr-FR" w:eastAsia="en-US"/>
              </w:rPr>
            </w:pPr>
            <w:r w:rsidRPr="002566FD">
              <w:rPr>
                <w:sz w:val="18"/>
                <w:szCs w:val="18"/>
                <w:lang w:val="fr-FR" w:eastAsia="en-US"/>
              </w:rPr>
              <w:t>Si oui, veuillez les citer tous ?</w:t>
            </w:r>
          </w:p>
          <w:p w14:paraId="142F607D" w14:textId="77777777" w:rsidR="00500006" w:rsidRPr="002566FD" w:rsidRDefault="00500006" w:rsidP="00500006">
            <w:pPr>
              <w:spacing w:after="0"/>
              <w:jc w:val="left"/>
              <w:rPr>
                <w:sz w:val="18"/>
                <w:szCs w:val="18"/>
                <w:lang w:val="fr-FR" w:eastAsia="en-US"/>
              </w:rPr>
            </w:pPr>
          </w:p>
        </w:tc>
        <w:tc>
          <w:tcPr>
            <w:tcW w:w="2561" w:type="dxa"/>
            <w:gridSpan w:val="2"/>
            <w:noWrap/>
          </w:tcPr>
          <w:p w14:paraId="7895582D" w14:textId="77777777" w:rsidR="00500006" w:rsidRPr="002566FD" w:rsidRDefault="00500006" w:rsidP="00500006">
            <w:pPr>
              <w:spacing w:after="0"/>
              <w:jc w:val="left"/>
              <w:rPr>
                <w:sz w:val="18"/>
                <w:szCs w:val="18"/>
                <w:lang w:val="fr-FR" w:eastAsia="en-US"/>
              </w:rPr>
            </w:pPr>
            <w:r w:rsidRPr="002566FD">
              <w:rPr>
                <w:sz w:val="18"/>
                <w:szCs w:val="18"/>
                <w:lang w:val="fr-FR" w:eastAsia="en-US"/>
              </w:rPr>
              <w:t>Nombre (0 à 5)</w:t>
            </w:r>
          </w:p>
        </w:tc>
        <w:tc>
          <w:tcPr>
            <w:tcW w:w="1984" w:type="dxa"/>
            <w:noWrap/>
          </w:tcPr>
          <w:p w14:paraId="18CEB6EC" w14:textId="1114BAA2" w:rsidR="00500006" w:rsidRPr="002566FD" w:rsidRDefault="001B7317" w:rsidP="00500006">
            <w:pPr>
              <w:spacing w:after="0"/>
              <w:jc w:val="left"/>
              <w:rPr>
                <w:sz w:val="18"/>
                <w:szCs w:val="18"/>
                <w:lang w:val="fr-FR" w:eastAsia="en-US"/>
              </w:rPr>
            </w:pPr>
            <w:r w:rsidRPr="002566FD">
              <w:rPr>
                <w:sz w:val="18"/>
                <w:szCs w:val="18"/>
                <w:lang w:val="fr-FR" w:eastAsia="en-US"/>
              </w:rPr>
              <w:t>Veuillez</w:t>
            </w:r>
            <w:r w:rsidR="00500006" w:rsidRPr="002566FD">
              <w:rPr>
                <w:sz w:val="18"/>
                <w:szCs w:val="18"/>
                <w:lang w:val="fr-FR" w:eastAsia="en-US"/>
              </w:rPr>
              <w:t xml:space="preserve"> </w:t>
            </w:r>
            <w:r w:rsidRPr="002566FD">
              <w:rPr>
                <w:sz w:val="18"/>
                <w:szCs w:val="18"/>
                <w:lang w:val="fr-FR" w:eastAsia="en-US"/>
              </w:rPr>
              <w:t>noter</w:t>
            </w:r>
            <w:r w:rsidR="00500006" w:rsidRPr="002566FD">
              <w:rPr>
                <w:sz w:val="18"/>
                <w:szCs w:val="18"/>
                <w:lang w:val="fr-FR" w:eastAsia="en-US"/>
              </w:rPr>
              <w:t xml:space="preserve"> </w:t>
            </w:r>
            <w:r w:rsidRPr="002566FD">
              <w:rPr>
                <w:sz w:val="18"/>
                <w:szCs w:val="18"/>
                <w:lang w:val="fr-FR" w:eastAsia="en-US"/>
              </w:rPr>
              <w:t>les</w:t>
            </w:r>
            <w:r w:rsidR="00500006" w:rsidRPr="002566FD">
              <w:rPr>
                <w:sz w:val="18"/>
                <w:szCs w:val="18"/>
                <w:lang w:val="fr-FR" w:eastAsia="en-US"/>
              </w:rPr>
              <w:t xml:space="preserve"> noms sur </w:t>
            </w:r>
            <w:r w:rsidRPr="002566FD">
              <w:rPr>
                <w:sz w:val="18"/>
                <w:szCs w:val="18"/>
                <w:lang w:val="fr-FR" w:eastAsia="en-US"/>
              </w:rPr>
              <w:t>4</w:t>
            </w:r>
            <w:r w:rsidR="00500006" w:rsidRPr="002566FD">
              <w:rPr>
                <w:sz w:val="18"/>
                <w:szCs w:val="18"/>
                <w:lang w:val="fr-FR" w:eastAsia="en-US"/>
              </w:rPr>
              <w:t xml:space="preserve"> que l’agriculteur est en mesure de citer correctement</w:t>
            </w:r>
          </w:p>
        </w:tc>
      </w:tr>
      <w:tr w:rsidR="00500006" w:rsidRPr="002566FD" w14:paraId="4286F604" w14:textId="77777777" w:rsidTr="00500006">
        <w:trPr>
          <w:trHeight w:val="600"/>
        </w:trPr>
        <w:tc>
          <w:tcPr>
            <w:tcW w:w="1077" w:type="dxa"/>
            <w:noWrap/>
          </w:tcPr>
          <w:p w14:paraId="7EF579B3" w14:textId="77777777" w:rsidR="00500006" w:rsidRPr="002566FD" w:rsidRDefault="00500006" w:rsidP="00500006">
            <w:pPr>
              <w:spacing w:after="0"/>
              <w:jc w:val="left"/>
              <w:rPr>
                <w:sz w:val="18"/>
                <w:szCs w:val="18"/>
                <w:lang w:val="fr-FR" w:eastAsia="en-US"/>
              </w:rPr>
            </w:pPr>
            <w:r w:rsidRPr="002566FD">
              <w:rPr>
                <w:sz w:val="18"/>
                <w:szCs w:val="18"/>
                <w:lang w:val="fr-FR" w:eastAsia="en-US"/>
              </w:rPr>
              <w:t>B27</w:t>
            </w:r>
          </w:p>
        </w:tc>
        <w:tc>
          <w:tcPr>
            <w:tcW w:w="4154" w:type="dxa"/>
          </w:tcPr>
          <w:p w14:paraId="2A4AC216" w14:textId="77777777" w:rsidR="00500006" w:rsidRPr="002566FD" w:rsidRDefault="00500006" w:rsidP="00500006">
            <w:pPr>
              <w:spacing w:after="0"/>
              <w:jc w:val="left"/>
              <w:rPr>
                <w:sz w:val="18"/>
                <w:szCs w:val="18"/>
                <w:lang w:val="fr-FR" w:eastAsia="en-US"/>
              </w:rPr>
            </w:pPr>
            <w:r w:rsidRPr="002566FD">
              <w:rPr>
                <w:sz w:val="18"/>
                <w:szCs w:val="18"/>
                <w:lang w:val="fr-FR" w:eastAsia="en-US"/>
              </w:rPr>
              <w:t>Combien de fois vous êtes-vous réunis avec un ou plusieurs membres de votre équipe d’entretien pour discuter de la protection des arbres sur votre parcelle d’entretien ?</w:t>
            </w:r>
          </w:p>
        </w:tc>
        <w:tc>
          <w:tcPr>
            <w:tcW w:w="2561" w:type="dxa"/>
            <w:gridSpan w:val="2"/>
            <w:noWrap/>
          </w:tcPr>
          <w:p w14:paraId="11049BCA" w14:textId="77777777" w:rsidR="00500006" w:rsidRPr="002566FD" w:rsidRDefault="00500006" w:rsidP="00500006">
            <w:pPr>
              <w:spacing w:after="0"/>
              <w:jc w:val="left"/>
              <w:rPr>
                <w:sz w:val="18"/>
                <w:szCs w:val="18"/>
                <w:lang w:val="fr-FR" w:eastAsia="en-US"/>
              </w:rPr>
            </w:pPr>
            <w:r w:rsidRPr="002566FD">
              <w:rPr>
                <w:sz w:val="18"/>
                <w:szCs w:val="18"/>
                <w:lang w:val="fr-FR" w:eastAsia="en-US"/>
              </w:rPr>
              <w:t>Nombre</w:t>
            </w:r>
          </w:p>
        </w:tc>
        <w:tc>
          <w:tcPr>
            <w:tcW w:w="1984" w:type="dxa"/>
            <w:noWrap/>
          </w:tcPr>
          <w:p w14:paraId="78D94708" w14:textId="77777777" w:rsidR="00500006" w:rsidRPr="002566FD" w:rsidRDefault="00500006" w:rsidP="00500006">
            <w:pPr>
              <w:spacing w:after="0"/>
              <w:jc w:val="left"/>
              <w:rPr>
                <w:sz w:val="18"/>
                <w:szCs w:val="18"/>
                <w:lang w:val="fr-FR" w:eastAsia="en-US"/>
              </w:rPr>
            </w:pPr>
          </w:p>
        </w:tc>
      </w:tr>
      <w:tr w:rsidR="00500006" w:rsidRPr="002566FD" w14:paraId="09A9CB35" w14:textId="77777777" w:rsidTr="00500006">
        <w:trPr>
          <w:trHeight w:val="600"/>
        </w:trPr>
        <w:tc>
          <w:tcPr>
            <w:tcW w:w="1077" w:type="dxa"/>
            <w:noWrap/>
          </w:tcPr>
          <w:p w14:paraId="4E98D7E3" w14:textId="77777777" w:rsidR="00500006" w:rsidRPr="002566FD" w:rsidRDefault="00500006" w:rsidP="00500006">
            <w:pPr>
              <w:spacing w:after="0"/>
              <w:jc w:val="left"/>
              <w:rPr>
                <w:sz w:val="18"/>
                <w:szCs w:val="18"/>
                <w:lang w:val="fr-FR" w:eastAsia="en-US"/>
              </w:rPr>
            </w:pPr>
            <w:r w:rsidRPr="002566FD">
              <w:rPr>
                <w:sz w:val="18"/>
                <w:szCs w:val="18"/>
                <w:lang w:val="fr-FR" w:eastAsia="en-US"/>
              </w:rPr>
              <w:t>B28</w:t>
            </w:r>
          </w:p>
        </w:tc>
        <w:tc>
          <w:tcPr>
            <w:tcW w:w="4154" w:type="dxa"/>
          </w:tcPr>
          <w:p w14:paraId="589EF089" w14:textId="77777777" w:rsidR="00500006" w:rsidRPr="002566FD" w:rsidRDefault="00500006" w:rsidP="00500006">
            <w:pPr>
              <w:spacing w:after="0"/>
              <w:jc w:val="left"/>
              <w:rPr>
                <w:sz w:val="18"/>
                <w:szCs w:val="18"/>
                <w:lang w:val="fr-FR" w:eastAsia="en-US"/>
              </w:rPr>
            </w:pPr>
            <w:r w:rsidRPr="002566FD">
              <w:rPr>
                <w:sz w:val="18"/>
                <w:szCs w:val="18"/>
                <w:lang w:val="fr-FR" w:eastAsia="en-US"/>
              </w:rPr>
              <w:t xml:space="preserve">Est-ce que vous ou n’importe quel autre membre de votre groupe d’entretien avez entrepris une activité quelconque de maintenance pour améliorer les chances de survie des plants ? </w:t>
            </w:r>
          </w:p>
        </w:tc>
        <w:tc>
          <w:tcPr>
            <w:tcW w:w="2561" w:type="dxa"/>
            <w:gridSpan w:val="2"/>
            <w:noWrap/>
          </w:tcPr>
          <w:p w14:paraId="647EA623" w14:textId="77777777" w:rsidR="00500006" w:rsidRPr="002566FD" w:rsidRDefault="00500006" w:rsidP="00500006">
            <w:pPr>
              <w:spacing w:after="0"/>
              <w:jc w:val="left"/>
              <w:rPr>
                <w:sz w:val="18"/>
                <w:szCs w:val="18"/>
                <w:lang w:val="fr-FR" w:eastAsia="en-US"/>
              </w:rPr>
            </w:pPr>
            <w:r w:rsidRPr="002566FD">
              <w:rPr>
                <w:sz w:val="18"/>
                <w:szCs w:val="18"/>
                <w:lang w:val="fr-FR" w:eastAsia="en-US"/>
              </w:rPr>
              <w:t>1=Oui</w:t>
            </w:r>
          </w:p>
          <w:p w14:paraId="69B87BE8" w14:textId="77777777" w:rsidR="00500006" w:rsidRPr="002566FD" w:rsidRDefault="00500006" w:rsidP="00500006">
            <w:pPr>
              <w:spacing w:after="0"/>
              <w:jc w:val="left"/>
              <w:rPr>
                <w:sz w:val="18"/>
                <w:szCs w:val="18"/>
                <w:lang w:val="fr-FR" w:eastAsia="en-US"/>
              </w:rPr>
            </w:pPr>
            <w:r w:rsidRPr="002566FD">
              <w:rPr>
                <w:sz w:val="18"/>
                <w:szCs w:val="18"/>
                <w:lang w:val="fr-FR" w:eastAsia="en-US"/>
              </w:rPr>
              <w:t>2=Non</w:t>
            </w:r>
          </w:p>
        </w:tc>
        <w:tc>
          <w:tcPr>
            <w:tcW w:w="1984" w:type="dxa"/>
            <w:noWrap/>
          </w:tcPr>
          <w:p w14:paraId="65766266" w14:textId="77777777" w:rsidR="00500006" w:rsidRPr="002566FD" w:rsidRDefault="00500006" w:rsidP="00500006">
            <w:pPr>
              <w:spacing w:after="0"/>
              <w:jc w:val="left"/>
              <w:rPr>
                <w:sz w:val="18"/>
                <w:szCs w:val="18"/>
                <w:lang w:val="fr-FR" w:eastAsia="en-US"/>
              </w:rPr>
            </w:pPr>
          </w:p>
        </w:tc>
      </w:tr>
      <w:tr w:rsidR="00500006" w:rsidRPr="000B78B3" w14:paraId="14AE90F4" w14:textId="77777777" w:rsidTr="00500006">
        <w:trPr>
          <w:trHeight w:val="600"/>
        </w:trPr>
        <w:tc>
          <w:tcPr>
            <w:tcW w:w="1077" w:type="dxa"/>
            <w:noWrap/>
          </w:tcPr>
          <w:p w14:paraId="51E57629" w14:textId="77777777" w:rsidR="00500006" w:rsidRPr="002566FD" w:rsidRDefault="00500006" w:rsidP="00500006">
            <w:pPr>
              <w:spacing w:after="0"/>
              <w:jc w:val="left"/>
              <w:rPr>
                <w:sz w:val="18"/>
                <w:szCs w:val="18"/>
                <w:lang w:val="fr-FR" w:eastAsia="en-US"/>
              </w:rPr>
            </w:pPr>
            <w:r w:rsidRPr="002566FD">
              <w:rPr>
                <w:sz w:val="18"/>
                <w:szCs w:val="18"/>
                <w:lang w:val="fr-FR" w:eastAsia="en-US"/>
              </w:rPr>
              <w:t>B29</w:t>
            </w:r>
          </w:p>
        </w:tc>
        <w:tc>
          <w:tcPr>
            <w:tcW w:w="4154" w:type="dxa"/>
          </w:tcPr>
          <w:p w14:paraId="6AF2EECA" w14:textId="77777777" w:rsidR="00500006" w:rsidRPr="002566FD" w:rsidRDefault="00500006" w:rsidP="00500006">
            <w:pPr>
              <w:spacing w:after="0"/>
              <w:jc w:val="left"/>
              <w:rPr>
                <w:sz w:val="18"/>
                <w:szCs w:val="18"/>
                <w:lang w:val="fr-FR" w:eastAsia="en-US"/>
              </w:rPr>
            </w:pPr>
            <w:r w:rsidRPr="002566FD">
              <w:rPr>
                <w:sz w:val="18"/>
                <w:szCs w:val="18"/>
                <w:lang w:val="fr-FR" w:eastAsia="en-US"/>
              </w:rPr>
              <w:t xml:space="preserve">Si Oui, </w:t>
            </w:r>
          </w:p>
          <w:p w14:paraId="04BFAACE" w14:textId="77777777" w:rsidR="00500006" w:rsidRPr="002566FD" w:rsidRDefault="00500006" w:rsidP="00500006">
            <w:pPr>
              <w:spacing w:after="0"/>
              <w:jc w:val="left"/>
              <w:rPr>
                <w:sz w:val="18"/>
                <w:szCs w:val="18"/>
                <w:lang w:val="fr-FR" w:eastAsia="en-US"/>
              </w:rPr>
            </w:pPr>
          </w:p>
          <w:p w14:paraId="48085835" w14:textId="77777777" w:rsidR="00500006" w:rsidRPr="002566FD" w:rsidRDefault="00500006" w:rsidP="00500006">
            <w:pPr>
              <w:spacing w:after="0"/>
              <w:jc w:val="left"/>
              <w:rPr>
                <w:sz w:val="18"/>
                <w:szCs w:val="18"/>
                <w:lang w:val="fr-FR" w:eastAsia="en-US"/>
              </w:rPr>
            </w:pPr>
            <w:r w:rsidRPr="002566FD">
              <w:rPr>
                <w:sz w:val="18"/>
                <w:szCs w:val="18"/>
                <w:lang w:val="fr-FR" w:eastAsia="en-US"/>
              </w:rPr>
              <w:t>Quelles activités avez-vous entreprises principalement ?</w:t>
            </w:r>
          </w:p>
          <w:p w14:paraId="032CCC03" w14:textId="77777777" w:rsidR="00500006" w:rsidRPr="002566FD" w:rsidRDefault="00500006" w:rsidP="00500006">
            <w:pPr>
              <w:spacing w:after="0"/>
              <w:jc w:val="left"/>
              <w:rPr>
                <w:sz w:val="18"/>
                <w:szCs w:val="18"/>
                <w:lang w:val="fr-FR" w:eastAsia="en-US"/>
              </w:rPr>
            </w:pPr>
            <w:r w:rsidRPr="002566FD">
              <w:rPr>
                <w:sz w:val="18"/>
                <w:szCs w:val="18"/>
                <w:lang w:val="fr-FR" w:eastAsia="en-US"/>
              </w:rPr>
              <w:t>(Cochez tout ce qui s’applique)</w:t>
            </w:r>
          </w:p>
        </w:tc>
        <w:tc>
          <w:tcPr>
            <w:tcW w:w="2561" w:type="dxa"/>
            <w:gridSpan w:val="2"/>
            <w:noWrap/>
          </w:tcPr>
          <w:p w14:paraId="689B5200" w14:textId="77777777" w:rsidR="00500006" w:rsidRPr="002566FD" w:rsidRDefault="00500006" w:rsidP="00500006">
            <w:pPr>
              <w:spacing w:after="0"/>
              <w:jc w:val="left"/>
              <w:rPr>
                <w:sz w:val="18"/>
                <w:szCs w:val="18"/>
                <w:lang w:val="fr-FR" w:eastAsia="en-US"/>
              </w:rPr>
            </w:pPr>
            <w:r w:rsidRPr="002566FD">
              <w:rPr>
                <w:sz w:val="18"/>
                <w:szCs w:val="18"/>
                <w:lang w:val="fr-FR" w:eastAsia="en-US"/>
              </w:rPr>
              <w:t xml:space="preserve">1=Arrosage, </w:t>
            </w:r>
          </w:p>
          <w:p w14:paraId="29A5ABB6" w14:textId="77777777" w:rsidR="00500006" w:rsidRPr="002566FD" w:rsidRDefault="00500006" w:rsidP="00500006">
            <w:pPr>
              <w:spacing w:after="0"/>
              <w:jc w:val="left"/>
              <w:rPr>
                <w:sz w:val="18"/>
                <w:szCs w:val="18"/>
                <w:lang w:val="fr-FR" w:eastAsia="en-US"/>
              </w:rPr>
            </w:pPr>
            <w:r w:rsidRPr="002566FD">
              <w:rPr>
                <w:sz w:val="18"/>
                <w:szCs w:val="18"/>
                <w:lang w:val="fr-FR" w:eastAsia="en-US"/>
              </w:rPr>
              <w:t xml:space="preserve">2=Nettoyage, </w:t>
            </w:r>
          </w:p>
          <w:p w14:paraId="53B92A33" w14:textId="77777777" w:rsidR="00500006" w:rsidRPr="002566FD" w:rsidRDefault="00500006" w:rsidP="00500006">
            <w:pPr>
              <w:spacing w:after="0"/>
              <w:jc w:val="left"/>
              <w:rPr>
                <w:sz w:val="18"/>
                <w:szCs w:val="18"/>
                <w:lang w:val="fr-FR" w:eastAsia="en-US"/>
              </w:rPr>
            </w:pPr>
            <w:r w:rsidRPr="002566FD">
              <w:rPr>
                <w:sz w:val="18"/>
                <w:szCs w:val="18"/>
                <w:lang w:val="fr-FR" w:eastAsia="en-US"/>
              </w:rPr>
              <w:t>3=Par feu</w:t>
            </w:r>
          </w:p>
          <w:p w14:paraId="0194D281" w14:textId="77777777" w:rsidR="00500006" w:rsidRPr="002566FD" w:rsidRDefault="00500006" w:rsidP="00500006">
            <w:pPr>
              <w:spacing w:after="0"/>
              <w:jc w:val="left"/>
              <w:rPr>
                <w:sz w:val="18"/>
                <w:szCs w:val="18"/>
                <w:lang w:val="fr-FR" w:eastAsia="en-US"/>
              </w:rPr>
            </w:pPr>
            <w:r w:rsidRPr="002566FD">
              <w:rPr>
                <w:sz w:val="18"/>
                <w:szCs w:val="18"/>
                <w:lang w:val="fr-FR" w:eastAsia="en-US"/>
              </w:rPr>
              <w:t>4=Autre1 (</w:t>
            </w:r>
            <w:proofErr w:type="spellStart"/>
            <w:r w:rsidRPr="002566FD">
              <w:rPr>
                <w:sz w:val="18"/>
                <w:szCs w:val="18"/>
                <w:lang w:val="fr-FR" w:eastAsia="en-US"/>
              </w:rPr>
              <w:t>specifier</w:t>
            </w:r>
            <w:proofErr w:type="spellEnd"/>
            <w:r w:rsidRPr="002566FD">
              <w:rPr>
                <w:sz w:val="18"/>
                <w:szCs w:val="18"/>
                <w:lang w:val="fr-FR" w:eastAsia="en-US"/>
              </w:rPr>
              <w:t>)</w:t>
            </w:r>
          </w:p>
          <w:p w14:paraId="455C4886" w14:textId="77777777" w:rsidR="00500006" w:rsidRPr="002566FD" w:rsidRDefault="00500006" w:rsidP="00500006">
            <w:pPr>
              <w:spacing w:after="0"/>
              <w:jc w:val="left"/>
              <w:rPr>
                <w:sz w:val="18"/>
                <w:szCs w:val="18"/>
                <w:lang w:val="fr-FR" w:eastAsia="en-US"/>
              </w:rPr>
            </w:pPr>
            <w:r w:rsidRPr="002566FD">
              <w:rPr>
                <w:sz w:val="18"/>
                <w:szCs w:val="18"/>
                <w:lang w:val="fr-FR" w:eastAsia="en-US"/>
              </w:rPr>
              <w:t>5=Autre2 (</w:t>
            </w:r>
            <w:proofErr w:type="spellStart"/>
            <w:r w:rsidRPr="002566FD">
              <w:rPr>
                <w:sz w:val="18"/>
                <w:szCs w:val="18"/>
                <w:lang w:val="fr-FR" w:eastAsia="en-US"/>
              </w:rPr>
              <w:t>specifier</w:t>
            </w:r>
            <w:proofErr w:type="spellEnd"/>
            <w:r w:rsidRPr="002566FD">
              <w:rPr>
                <w:sz w:val="18"/>
                <w:szCs w:val="18"/>
                <w:lang w:val="fr-FR" w:eastAsia="en-US"/>
              </w:rPr>
              <w:t>)</w:t>
            </w:r>
          </w:p>
          <w:p w14:paraId="00571639" w14:textId="77777777" w:rsidR="00500006" w:rsidRPr="002566FD" w:rsidRDefault="00500006" w:rsidP="00500006">
            <w:pPr>
              <w:spacing w:after="0"/>
              <w:jc w:val="left"/>
              <w:rPr>
                <w:sz w:val="18"/>
                <w:szCs w:val="18"/>
                <w:lang w:val="fr-FR" w:eastAsia="en-US"/>
              </w:rPr>
            </w:pPr>
            <w:r w:rsidRPr="002566FD">
              <w:rPr>
                <w:sz w:val="18"/>
                <w:szCs w:val="18"/>
                <w:lang w:val="fr-FR" w:eastAsia="en-US"/>
              </w:rPr>
              <w:t>6=Autre3 (</w:t>
            </w:r>
            <w:proofErr w:type="spellStart"/>
            <w:r w:rsidRPr="002566FD">
              <w:rPr>
                <w:sz w:val="18"/>
                <w:szCs w:val="18"/>
                <w:lang w:val="fr-FR" w:eastAsia="en-US"/>
              </w:rPr>
              <w:t>specifier</w:t>
            </w:r>
            <w:proofErr w:type="spellEnd"/>
            <w:r w:rsidRPr="002566FD">
              <w:rPr>
                <w:sz w:val="18"/>
                <w:szCs w:val="18"/>
                <w:lang w:val="fr-FR" w:eastAsia="en-US"/>
              </w:rPr>
              <w:t>)</w:t>
            </w:r>
          </w:p>
        </w:tc>
        <w:tc>
          <w:tcPr>
            <w:tcW w:w="1984" w:type="dxa"/>
            <w:noWrap/>
          </w:tcPr>
          <w:p w14:paraId="27FC49F9" w14:textId="39EF000D" w:rsidR="00500006" w:rsidRPr="002566FD" w:rsidRDefault="001B7317" w:rsidP="00500006">
            <w:pPr>
              <w:spacing w:after="0"/>
              <w:jc w:val="left"/>
              <w:rPr>
                <w:sz w:val="18"/>
                <w:szCs w:val="18"/>
                <w:lang w:val="fr-FR" w:eastAsia="en-US"/>
              </w:rPr>
            </w:pPr>
            <w:r w:rsidRPr="002566FD">
              <w:rPr>
                <w:sz w:val="18"/>
                <w:szCs w:val="18"/>
                <w:lang w:val="fr-FR" w:eastAsia="en-US"/>
              </w:rPr>
              <w:t>Plusieurs réponses sont possibles pour cette question</w:t>
            </w:r>
          </w:p>
        </w:tc>
      </w:tr>
      <w:tr w:rsidR="00500006" w:rsidRPr="002566FD" w14:paraId="790CB82A" w14:textId="77777777" w:rsidTr="00500006">
        <w:trPr>
          <w:trHeight w:val="600"/>
        </w:trPr>
        <w:tc>
          <w:tcPr>
            <w:tcW w:w="1077" w:type="dxa"/>
            <w:noWrap/>
          </w:tcPr>
          <w:p w14:paraId="07FBAB0C" w14:textId="77777777" w:rsidR="00500006" w:rsidRPr="002566FD" w:rsidRDefault="00500006" w:rsidP="00500006">
            <w:pPr>
              <w:spacing w:after="0"/>
              <w:jc w:val="left"/>
              <w:rPr>
                <w:sz w:val="18"/>
                <w:szCs w:val="18"/>
                <w:lang w:val="fr-FR" w:eastAsia="en-US"/>
              </w:rPr>
            </w:pPr>
            <w:r w:rsidRPr="002566FD">
              <w:rPr>
                <w:sz w:val="18"/>
                <w:szCs w:val="18"/>
                <w:lang w:val="fr-FR" w:eastAsia="en-US"/>
              </w:rPr>
              <w:t>B210</w:t>
            </w:r>
          </w:p>
        </w:tc>
        <w:tc>
          <w:tcPr>
            <w:tcW w:w="4154" w:type="dxa"/>
          </w:tcPr>
          <w:p w14:paraId="5CDDACFF" w14:textId="77777777" w:rsidR="00500006" w:rsidRPr="002566FD" w:rsidRDefault="00500006" w:rsidP="00500006">
            <w:pPr>
              <w:spacing w:after="0"/>
              <w:jc w:val="left"/>
              <w:rPr>
                <w:sz w:val="18"/>
                <w:szCs w:val="18"/>
                <w:lang w:val="fr-FR" w:eastAsia="en-US"/>
              </w:rPr>
            </w:pPr>
            <w:r w:rsidRPr="002566FD">
              <w:rPr>
                <w:sz w:val="18"/>
                <w:szCs w:val="18"/>
                <w:lang w:val="fr-FR" w:eastAsia="en-US"/>
              </w:rPr>
              <w:t>Laquelle des activités citées ci-dessus avez-vous entreprise le plus souvent ?</w:t>
            </w:r>
          </w:p>
        </w:tc>
        <w:tc>
          <w:tcPr>
            <w:tcW w:w="2561" w:type="dxa"/>
            <w:gridSpan w:val="2"/>
            <w:noWrap/>
          </w:tcPr>
          <w:p w14:paraId="3F4290F9" w14:textId="77777777" w:rsidR="00500006" w:rsidRPr="002566FD" w:rsidRDefault="00500006" w:rsidP="00500006">
            <w:pPr>
              <w:spacing w:after="0"/>
              <w:jc w:val="left"/>
              <w:rPr>
                <w:sz w:val="18"/>
                <w:szCs w:val="18"/>
                <w:lang w:val="fr-FR" w:eastAsia="en-US"/>
              </w:rPr>
            </w:pPr>
            <w:r w:rsidRPr="002566FD">
              <w:rPr>
                <w:sz w:val="18"/>
                <w:szCs w:val="18"/>
                <w:lang w:val="fr-FR" w:eastAsia="en-US"/>
              </w:rPr>
              <w:t xml:space="preserve">1=Arrosage, </w:t>
            </w:r>
          </w:p>
          <w:p w14:paraId="77C06E3B" w14:textId="77777777" w:rsidR="00500006" w:rsidRPr="002566FD" w:rsidRDefault="00500006" w:rsidP="00500006">
            <w:pPr>
              <w:spacing w:after="0"/>
              <w:jc w:val="left"/>
              <w:rPr>
                <w:sz w:val="18"/>
                <w:szCs w:val="18"/>
                <w:lang w:val="fr-FR" w:eastAsia="en-US"/>
              </w:rPr>
            </w:pPr>
            <w:r w:rsidRPr="002566FD">
              <w:rPr>
                <w:sz w:val="18"/>
                <w:szCs w:val="18"/>
                <w:lang w:val="fr-FR" w:eastAsia="en-US"/>
              </w:rPr>
              <w:t xml:space="preserve">2=Nettoyage, </w:t>
            </w:r>
          </w:p>
          <w:p w14:paraId="2C51BC1B" w14:textId="77777777" w:rsidR="00500006" w:rsidRPr="002566FD" w:rsidRDefault="00500006" w:rsidP="00500006">
            <w:pPr>
              <w:spacing w:after="0"/>
              <w:jc w:val="left"/>
              <w:rPr>
                <w:sz w:val="18"/>
                <w:szCs w:val="18"/>
                <w:lang w:val="fr-FR" w:eastAsia="en-US"/>
              </w:rPr>
            </w:pPr>
            <w:r w:rsidRPr="002566FD">
              <w:rPr>
                <w:sz w:val="18"/>
                <w:szCs w:val="18"/>
                <w:lang w:val="fr-FR" w:eastAsia="en-US"/>
              </w:rPr>
              <w:t>3=Par feu</w:t>
            </w:r>
          </w:p>
          <w:p w14:paraId="56AA1639" w14:textId="77777777" w:rsidR="00500006" w:rsidRPr="002566FD" w:rsidRDefault="00500006" w:rsidP="00500006">
            <w:pPr>
              <w:spacing w:after="0"/>
              <w:jc w:val="left"/>
              <w:rPr>
                <w:sz w:val="18"/>
                <w:szCs w:val="18"/>
                <w:lang w:val="fr-FR" w:eastAsia="en-US"/>
              </w:rPr>
            </w:pPr>
            <w:r w:rsidRPr="002566FD">
              <w:rPr>
                <w:sz w:val="18"/>
                <w:szCs w:val="18"/>
                <w:lang w:val="fr-FR" w:eastAsia="en-US"/>
              </w:rPr>
              <w:t>4=Autre1 (</w:t>
            </w:r>
            <w:proofErr w:type="spellStart"/>
            <w:r w:rsidRPr="002566FD">
              <w:rPr>
                <w:sz w:val="18"/>
                <w:szCs w:val="18"/>
                <w:lang w:val="fr-FR" w:eastAsia="en-US"/>
              </w:rPr>
              <w:t>specifier</w:t>
            </w:r>
            <w:proofErr w:type="spellEnd"/>
            <w:r w:rsidRPr="002566FD">
              <w:rPr>
                <w:sz w:val="18"/>
                <w:szCs w:val="18"/>
                <w:lang w:val="fr-FR" w:eastAsia="en-US"/>
              </w:rPr>
              <w:t>)</w:t>
            </w:r>
          </w:p>
          <w:p w14:paraId="56236E4F" w14:textId="77777777" w:rsidR="00500006" w:rsidRPr="002566FD" w:rsidRDefault="00500006" w:rsidP="00500006">
            <w:pPr>
              <w:spacing w:after="0"/>
              <w:jc w:val="left"/>
              <w:rPr>
                <w:sz w:val="18"/>
                <w:szCs w:val="18"/>
                <w:lang w:val="fr-FR" w:eastAsia="en-US"/>
              </w:rPr>
            </w:pPr>
            <w:r w:rsidRPr="002566FD">
              <w:rPr>
                <w:sz w:val="18"/>
                <w:szCs w:val="18"/>
                <w:lang w:val="fr-FR" w:eastAsia="en-US"/>
              </w:rPr>
              <w:t>5=Autre2 (</w:t>
            </w:r>
            <w:proofErr w:type="spellStart"/>
            <w:r w:rsidRPr="002566FD">
              <w:rPr>
                <w:sz w:val="18"/>
                <w:szCs w:val="18"/>
                <w:lang w:val="fr-FR" w:eastAsia="en-US"/>
              </w:rPr>
              <w:t>specifier</w:t>
            </w:r>
            <w:proofErr w:type="spellEnd"/>
            <w:r w:rsidRPr="002566FD">
              <w:rPr>
                <w:sz w:val="18"/>
                <w:szCs w:val="18"/>
                <w:lang w:val="fr-FR" w:eastAsia="en-US"/>
              </w:rPr>
              <w:t>)</w:t>
            </w:r>
          </w:p>
          <w:p w14:paraId="284BB23B" w14:textId="77777777" w:rsidR="00500006" w:rsidRPr="002566FD" w:rsidRDefault="00500006" w:rsidP="00500006">
            <w:pPr>
              <w:spacing w:after="0"/>
              <w:jc w:val="left"/>
              <w:rPr>
                <w:sz w:val="18"/>
                <w:szCs w:val="18"/>
                <w:lang w:val="fr-FR" w:eastAsia="en-US"/>
              </w:rPr>
            </w:pPr>
            <w:r w:rsidRPr="002566FD">
              <w:rPr>
                <w:sz w:val="18"/>
                <w:szCs w:val="18"/>
                <w:lang w:val="fr-FR" w:eastAsia="en-US"/>
              </w:rPr>
              <w:t>6=Autre3 (</w:t>
            </w:r>
            <w:proofErr w:type="spellStart"/>
            <w:r w:rsidRPr="002566FD">
              <w:rPr>
                <w:sz w:val="18"/>
                <w:szCs w:val="18"/>
                <w:lang w:val="fr-FR" w:eastAsia="en-US"/>
              </w:rPr>
              <w:t>specifier</w:t>
            </w:r>
            <w:proofErr w:type="spellEnd"/>
            <w:r w:rsidRPr="002566FD">
              <w:rPr>
                <w:sz w:val="18"/>
                <w:szCs w:val="18"/>
                <w:lang w:val="fr-FR" w:eastAsia="en-US"/>
              </w:rPr>
              <w:t>)</w:t>
            </w:r>
          </w:p>
        </w:tc>
        <w:tc>
          <w:tcPr>
            <w:tcW w:w="1984" w:type="dxa"/>
            <w:noWrap/>
          </w:tcPr>
          <w:p w14:paraId="7B0139A0" w14:textId="77777777" w:rsidR="00500006" w:rsidRPr="002566FD" w:rsidRDefault="00500006" w:rsidP="00500006">
            <w:pPr>
              <w:spacing w:after="0"/>
              <w:jc w:val="left"/>
              <w:rPr>
                <w:sz w:val="18"/>
                <w:szCs w:val="18"/>
                <w:lang w:val="fr-FR" w:eastAsia="en-US"/>
              </w:rPr>
            </w:pPr>
            <w:r w:rsidRPr="002566FD">
              <w:rPr>
                <w:sz w:val="18"/>
                <w:szCs w:val="18"/>
                <w:lang w:val="fr-FR" w:eastAsia="en-US"/>
              </w:rPr>
              <w:t>Choix unique</w:t>
            </w:r>
          </w:p>
        </w:tc>
      </w:tr>
      <w:tr w:rsidR="00500006" w:rsidRPr="002566FD" w14:paraId="154A5E33" w14:textId="77777777" w:rsidTr="00500006">
        <w:trPr>
          <w:trHeight w:val="600"/>
        </w:trPr>
        <w:tc>
          <w:tcPr>
            <w:tcW w:w="1077" w:type="dxa"/>
            <w:noWrap/>
          </w:tcPr>
          <w:p w14:paraId="78022C00" w14:textId="77777777" w:rsidR="00500006" w:rsidRPr="002566FD" w:rsidRDefault="00500006" w:rsidP="00500006">
            <w:pPr>
              <w:spacing w:after="0"/>
              <w:jc w:val="left"/>
              <w:rPr>
                <w:sz w:val="18"/>
                <w:szCs w:val="18"/>
                <w:lang w:val="fr-FR" w:eastAsia="en-US"/>
              </w:rPr>
            </w:pPr>
            <w:r w:rsidRPr="002566FD">
              <w:rPr>
                <w:sz w:val="18"/>
                <w:szCs w:val="18"/>
                <w:lang w:val="fr-FR" w:eastAsia="en-US"/>
              </w:rPr>
              <w:t>B211</w:t>
            </w:r>
          </w:p>
        </w:tc>
        <w:tc>
          <w:tcPr>
            <w:tcW w:w="4154" w:type="dxa"/>
          </w:tcPr>
          <w:p w14:paraId="065EE8E0" w14:textId="77777777" w:rsidR="00500006" w:rsidRPr="002566FD" w:rsidRDefault="00500006" w:rsidP="00500006">
            <w:pPr>
              <w:spacing w:after="0"/>
              <w:jc w:val="left"/>
              <w:rPr>
                <w:sz w:val="18"/>
                <w:szCs w:val="18"/>
                <w:lang w:val="fr-FR" w:eastAsia="en-US"/>
              </w:rPr>
            </w:pPr>
            <w:r w:rsidRPr="002566FD">
              <w:rPr>
                <w:sz w:val="18"/>
                <w:szCs w:val="18"/>
                <w:lang w:val="fr-FR" w:eastAsia="en-US"/>
              </w:rPr>
              <w:t xml:space="preserve">Combien de fois vous êtes-vous rendus sur la parcelle </w:t>
            </w:r>
            <w:r w:rsidRPr="002566FD">
              <w:rPr>
                <w:b/>
                <w:sz w:val="18"/>
                <w:szCs w:val="18"/>
                <w:lang w:val="fr-FR" w:eastAsia="en-US"/>
              </w:rPr>
              <w:t>individuellement</w:t>
            </w:r>
            <w:r w:rsidRPr="002566FD">
              <w:rPr>
                <w:sz w:val="18"/>
                <w:szCs w:val="18"/>
                <w:lang w:val="fr-FR" w:eastAsia="en-US"/>
              </w:rPr>
              <w:t xml:space="preserve"> pour en assurer l’entretien durant la période d’entretien ?</w:t>
            </w:r>
          </w:p>
        </w:tc>
        <w:tc>
          <w:tcPr>
            <w:tcW w:w="2561" w:type="dxa"/>
            <w:gridSpan w:val="2"/>
            <w:noWrap/>
          </w:tcPr>
          <w:p w14:paraId="02188A02" w14:textId="77777777" w:rsidR="00500006" w:rsidRPr="002566FD" w:rsidRDefault="00500006" w:rsidP="00500006">
            <w:pPr>
              <w:spacing w:after="0"/>
              <w:jc w:val="left"/>
              <w:rPr>
                <w:sz w:val="18"/>
                <w:szCs w:val="18"/>
                <w:lang w:val="fr-FR" w:eastAsia="en-US"/>
              </w:rPr>
            </w:pPr>
            <w:r w:rsidRPr="002566FD">
              <w:rPr>
                <w:sz w:val="18"/>
                <w:szCs w:val="18"/>
                <w:lang w:val="fr-FR" w:eastAsia="en-US"/>
              </w:rPr>
              <w:t>Nombre</w:t>
            </w:r>
          </w:p>
        </w:tc>
        <w:tc>
          <w:tcPr>
            <w:tcW w:w="1984" w:type="dxa"/>
            <w:noWrap/>
          </w:tcPr>
          <w:p w14:paraId="02731DC9" w14:textId="77777777" w:rsidR="00500006" w:rsidRPr="002566FD" w:rsidRDefault="00500006" w:rsidP="00500006">
            <w:pPr>
              <w:spacing w:after="0"/>
              <w:jc w:val="left"/>
              <w:rPr>
                <w:sz w:val="18"/>
                <w:szCs w:val="18"/>
                <w:lang w:val="fr-FR" w:eastAsia="en-US"/>
              </w:rPr>
            </w:pPr>
          </w:p>
        </w:tc>
      </w:tr>
      <w:tr w:rsidR="00500006" w:rsidRPr="002566FD" w14:paraId="5B32B992" w14:textId="77777777" w:rsidTr="00500006">
        <w:trPr>
          <w:trHeight w:val="600"/>
        </w:trPr>
        <w:tc>
          <w:tcPr>
            <w:tcW w:w="1077" w:type="dxa"/>
            <w:noWrap/>
          </w:tcPr>
          <w:p w14:paraId="610C7B26" w14:textId="77777777" w:rsidR="00500006" w:rsidRPr="002566FD" w:rsidRDefault="00500006" w:rsidP="00500006">
            <w:pPr>
              <w:spacing w:after="0"/>
              <w:jc w:val="left"/>
              <w:rPr>
                <w:sz w:val="18"/>
                <w:szCs w:val="18"/>
                <w:lang w:val="fr-FR" w:eastAsia="en-US"/>
              </w:rPr>
            </w:pPr>
            <w:r w:rsidRPr="002566FD">
              <w:rPr>
                <w:sz w:val="18"/>
                <w:szCs w:val="18"/>
                <w:lang w:val="fr-FR" w:eastAsia="en-US"/>
              </w:rPr>
              <w:t>B212</w:t>
            </w:r>
          </w:p>
        </w:tc>
        <w:tc>
          <w:tcPr>
            <w:tcW w:w="4154" w:type="dxa"/>
          </w:tcPr>
          <w:p w14:paraId="36DD54F7" w14:textId="77777777" w:rsidR="00500006" w:rsidRPr="002566FD" w:rsidRDefault="00500006" w:rsidP="00500006">
            <w:pPr>
              <w:spacing w:after="0"/>
              <w:jc w:val="left"/>
              <w:rPr>
                <w:sz w:val="18"/>
                <w:szCs w:val="18"/>
                <w:lang w:val="fr-FR" w:eastAsia="en-US"/>
              </w:rPr>
            </w:pPr>
            <w:r w:rsidRPr="002566FD">
              <w:rPr>
                <w:sz w:val="18"/>
                <w:szCs w:val="18"/>
                <w:lang w:val="fr-FR" w:eastAsia="en-US"/>
              </w:rPr>
              <w:t xml:space="preserve">Combien de fois vous êtes-vous rendus sur la parcelle </w:t>
            </w:r>
            <w:r w:rsidRPr="002566FD">
              <w:rPr>
                <w:b/>
                <w:sz w:val="18"/>
                <w:szCs w:val="18"/>
                <w:lang w:val="fr-FR" w:eastAsia="en-US"/>
              </w:rPr>
              <w:t>en groupe</w:t>
            </w:r>
            <w:r w:rsidRPr="002566FD">
              <w:rPr>
                <w:sz w:val="18"/>
                <w:szCs w:val="18"/>
                <w:lang w:val="fr-FR" w:eastAsia="en-US"/>
              </w:rPr>
              <w:t xml:space="preserve"> pour en assurer l’entretien durant la période d’entretien ?</w:t>
            </w:r>
          </w:p>
        </w:tc>
        <w:tc>
          <w:tcPr>
            <w:tcW w:w="2561" w:type="dxa"/>
            <w:gridSpan w:val="2"/>
            <w:noWrap/>
          </w:tcPr>
          <w:p w14:paraId="6411482B" w14:textId="77777777" w:rsidR="00500006" w:rsidRPr="002566FD" w:rsidRDefault="00500006" w:rsidP="00500006">
            <w:pPr>
              <w:spacing w:after="0"/>
              <w:jc w:val="left"/>
              <w:rPr>
                <w:sz w:val="18"/>
                <w:szCs w:val="18"/>
                <w:lang w:val="fr-FR" w:eastAsia="en-US"/>
              </w:rPr>
            </w:pPr>
            <w:r w:rsidRPr="002566FD">
              <w:rPr>
                <w:sz w:val="18"/>
                <w:szCs w:val="18"/>
                <w:lang w:val="fr-FR" w:eastAsia="en-US"/>
              </w:rPr>
              <w:t>Nombre</w:t>
            </w:r>
          </w:p>
        </w:tc>
        <w:tc>
          <w:tcPr>
            <w:tcW w:w="1984" w:type="dxa"/>
            <w:noWrap/>
          </w:tcPr>
          <w:p w14:paraId="060A7B8E" w14:textId="77777777" w:rsidR="00500006" w:rsidRPr="002566FD" w:rsidRDefault="00500006" w:rsidP="00500006">
            <w:pPr>
              <w:spacing w:after="0"/>
              <w:jc w:val="left"/>
              <w:rPr>
                <w:sz w:val="18"/>
                <w:szCs w:val="18"/>
                <w:lang w:val="fr-FR" w:eastAsia="en-US"/>
              </w:rPr>
            </w:pPr>
          </w:p>
        </w:tc>
      </w:tr>
      <w:tr w:rsidR="00500006" w:rsidRPr="002566FD" w14:paraId="5E0A03C7" w14:textId="77777777" w:rsidTr="00500006">
        <w:trPr>
          <w:trHeight w:val="600"/>
        </w:trPr>
        <w:tc>
          <w:tcPr>
            <w:tcW w:w="1077" w:type="dxa"/>
            <w:noWrap/>
          </w:tcPr>
          <w:p w14:paraId="4405FEB7" w14:textId="77777777" w:rsidR="00500006" w:rsidRPr="002566FD" w:rsidRDefault="00500006" w:rsidP="00500006">
            <w:pPr>
              <w:spacing w:after="0"/>
              <w:jc w:val="left"/>
              <w:rPr>
                <w:sz w:val="18"/>
                <w:szCs w:val="18"/>
                <w:lang w:val="fr-FR" w:eastAsia="en-US"/>
              </w:rPr>
            </w:pPr>
            <w:r w:rsidRPr="002566FD">
              <w:rPr>
                <w:sz w:val="18"/>
                <w:szCs w:val="18"/>
                <w:lang w:val="fr-FR" w:eastAsia="en-US"/>
              </w:rPr>
              <w:t>B213</w:t>
            </w:r>
          </w:p>
        </w:tc>
        <w:tc>
          <w:tcPr>
            <w:tcW w:w="4154" w:type="dxa"/>
          </w:tcPr>
          <w:p w14:paraId="350982CE" w14:textId="77777777" w:rsidR="00500006" w:rsidRPr="002566FD" w:rsidRDefault="00500006" w:rsidP="00500006">
            <w:pPr>
              <w:spacing w:after="0"/>
              <w:jc w:val="left"/>
              <w:rPr>
                <w:sz w:val="18"/>
                <w:szCs w:val="18"/>
                <w:lang w:val="fr-FR" w:eastAsia="en-US"/>
              </w:rPr>
            </w:pPr>
            <w:r w:rsidRPr="002566FD">
              <w:rPr>
                <w:sz w:val="18"/>
                <w:szCs w:val="18"/>
                <w:lang w:val="fr-FR" w:eastAsia="en-US"/>
              </w:rPr>
              <w:t>A part la vérification finale avec le PIF pour mesurer le taux de survie et faire les paiements, avez-vous ou tout autre membre de votre équipe d’entretien visite votre parcelle d’entretien pour compter le nombre de plants encore en vie?</w:t>
            </w:r>
          </w:p>
        </w:tc>
        <w:tc>
          <w:tcPr>
            <w:tcW w:w="2561" w:type="dxa"/>
            <w:gridSpan w:val="2"/>
            <w:noWrap/>
          </w:tcPr>
          <w:p w14:paraId="48EBE7E3" w14:textId="77777777" w:rsidR="00500006" w:rsidRPr="002566FD" w:rsidRDefault="00500006" w:rsidP="00500006">
            <w:pPr>
              <w:spacing w:after="0"/>
              <w:jc w:val="left"/>
              <w:rPr>
                <w:sz w:val="18"/>
                <w:szCs w:val="18"/>
                <w:lang w:val="fr-FR" w:eastAsia="en-US"/>
              </w:rPr>
            </w:pPr>
            <w:r w:rsidRPr="002566FD">
              <w:rPr>
                <w:sz w:val="18"/>
                <w:szCs w:val="18"/>
                <w:lang w:val="fr-FR" w:eastAsia="en-US"/>
              </w:rPr>
              <w:t>1=Oui</w:t>
            </w:r>
          </w:p>
          <w:p w14:paraId="1D2BBB25" w14:textId="77777777" w:rsidR="00500006" w:rsidRPr="002566FD" w:rsidRDefault="00500006" w:rsidP="00500006">
            <w:pPr>
              <w:spacing w:after="0"/>
              <w:jc w:val="left"/>
              <w:rPr>
                <w:sz w:val="18"/>
                <w:szCs w:val="18"/>
                <w:lang w:val="fr-FR" w:eastAsia="en-US"/>
              </w:rPr>
            </w:pPr>
            <w:r w:rsidRPr="002566FD">
              <w:rPr>
                <w:sz w:val="18"/>
                <w:szCs w:val="18"/>
                <w:lang w:val="fr-FR" w:eastAsia="en-US"/>
              </w:rPr>
              <w:t>2=Non</w:t>
            </w:r>
          </w:p>
        </w:tc>
        <w:tc>
          <w:tcPr>
            <w:tcW w:w="1984" w:type="dxa"/>
            <w:noWrap/>
          </w:tcPr>
          <w:p w14:paraId="31B73F74" w14:textId="77777777" w:rsidR="00500006" w:rsidRPr="002566FD" w:rsidRDefault="00500006" w:rsidP="00500006">
            <w:pPr>
              <w:spacing w:after="0"/>
              <w:jc w:val="left"/>
              <w:rPr>
                <w:sz w:val="18"/>
                <w:szCs w:val="18"/>
                <w:lang w:val="fr-FR" w:eastAsia="en-US"/>
              </w:rPr>
            </w:pPr>
          </w:p>
        </w:tc>
      </w:tr>
      <w:tr w:rsidR="00500006" w:rsidRPr="000B78B3" w14:paraId="7C141856" w14:textId="77777777" w:rsidTr="00500006">
        <w:trPr>
          <w:trHeight w:val="600"/>
        </w:trPr>
        <w:tc>
          <w:tcPr>
            <w:tcW w:w="1077" w:type="dxa"/>
            <w:noWrap/>
          </w:tcPr>
          <w:p w14:paraId="413FE3CD" w14:textId="77777777" w:rsidR="00500006" w:rsidRPr="002566FD" w:rsidRDefault="00500006" w:rsidP="00500006">
            <w:pPr>
              <w:spacing w:after="0"/>
              <w:jc w:val="left"/>
              <w:rPr>
                <w:sz w:val="18"/>
                <w:szCs w:val="18"/>
                <w:lang w:val="fr-FR" w:eastAsia="en-US"/>
              </w:rPr>
            </w:pPr>
            <w:r w:rsidRPr="002566FD">
              <w:rPr>
                <w:sz w:val="18"/>
                <w:szCs w:val="18"/>
                <w:lang w:val="fr-FR" w:eastAsia="en-US"/>
              </w:rPr>
              <w:t>B214</w:t>
            </w:r>
          </w:p>
        </w:tc>
        <w:tc>
          <w:tcPr>
            <w:tcW w:w="4154" w:type="dxa"/>
          </w:tcPr>
          <w:p w14:paraId="4B1308A3" w14:textId="77777777" w:rsidR="00500006" w:rsidRPr="002566FD" w:rsidRDefault="00500006" w:rsidP="00500006">
            <w:pPr>
              <w:spacing w:after="0"/>
              <w:jc w:val="left"/>
              <w:rPr>
                <w:sz w:val="18"/>
                <w:szCs w:val="18"/>
                <w:lang w:val="fr-FR" w:eastAsia="en-US"/>
              </w:rPr>
            </w:pPr>
            <w:r w:rsidRPr="002566FD">
              <w:rPr>
                <w:sz w:val="18"/>
                <w:szCs w:val="18"/>
                <w:lang w:val="fr-FR" w:eastAsia="en-US"/>
              </w:rPr>
              <w:t>Si oui, combien de fois approximativement ?</w:t>
            </w:r>
          </w:p>
        </w:tc>
        <w:tc>
          <w:tcPr>
            <w:tcW w:w="2561" w:type="dxa"/>
            <w:gridSpan w:val="2"/>
            <w:noWrap/>
          </w:tcPr>
          <w:p w14:paraId="343F34E6" w14:textId="77777777" w:rsidR="00500006" w:rsidRPr="002566FD" w:rsidRDefault="00500006" w:rsidP="00500006">
            <w:pPr>
              <w:spacing w:after="0"/>
              <w:ind w:left="360"/>
              <w:jc w:val="left"/>
              <w:rPr>
                <w:sz w:val="18"/>
                <w:szCs w:val="18"/>
                <w:lang w:val="fr-FR" w:eastAsia="en-US"/>
              </w:rPr>
            </w:pPr>
          </w:p>
        </w:tc>
        <w:tc>
          <w:tcPr>
            <w:tcW w:w="1984" w:type="dxa"/>
            <w:noWrap/>
          </w:tcPr>
          <w:p w14:paraId="77DD33AB" w14:textId="77777777" w:rsidR="00500006" w:rsidRPr="002566FD" w:rsidRDefault="00500006" w:rsidP="00500006">
            <w:pPr>
              <w:spacing w:after="0"/>
              <w:jc w:val="left"/>
              <w:rPr>
                <w:sz w:val="18"/>
                <w:szCs w:val="18"/>
                <w:lang w:val="fr-FR" w:eastAsia="en-US"/>
              </w:rPr>
            </w:pPr>
          </w:p>
        </w:tc>
      </w:tr>
      <w:tr w:rsidR="00500006" w:rsidRPr="000B78B3" w14:paraId="3F7FAA75" w14:textId="77777777" w:rsidTr="00500006">
        <w:trPr>
          <w:trHeight w:val="600"/>
        </w:trPr>
        <w:tc>
          <w:tcPr>
            <w:tcW w:w="1077" w:type="dxa"/>
            <w:noWrap/>
          </w:tcPr>
          <w:p w14:paraId="29F686C4" w14:textId="77777777" w:rsidR="00500006" w:rsidRPr="002566FD" w:rsidRDefault="00500006" w:rsidP="00500006">
            <w:pPr>
              <w:spacing w:after="0"/>
              <w:jc w:val="left"/>
              <w:rPr>
                <w:sz w:val="18"/>
                <w:szCs w:val="18"/>
                <w:lang w:val="fr-FR" w:eastAsia="en-US"/>
              </w:rPr>
            </w:pPr>
            <w:r w:rsidRPr="002566FD">
              <w:rPr>
                <w:sz w:val="18"/>
                <w:szCs w:val="18"/>
                <w:lang w:val="fr-FR" w:eastAsia="en-US"/>
              </w:rPr>
              <w:t>B215</w:t>
            </w:r>
          </w:p>
        </w:tc>
        <w:tc>
          <w:tcPr>
            <w:tcW w:w="4154" w:type="dxa"/>
          </w:tcPr>
          <w:p w14:paraId="719CD9DA" w14:textId="77777777" w:rsidR="00500006" w:rsidRPr="002566FD" w:rsidRDefault="00500006" w:rsidP="00500006">
            <w:pPr>
              <w:spacing w:after="0"/>
              <w:jc w:val="left"/>
              <w:rPr>
                <w:sz w:val="18"/>
                <w:szCs w:val="18"/>
                <w:lang w:val="fr-FR" w:eastAsia="en-US"/>
              </w:rPr>
            </w:pPr>
            <w:r w:rsidRPr="002566FD">
              <w:rPr>
                <w:sz w:val="18"/>
                <w:szCs w:val="18"/>
                <w:lang w:val="fr-FR" w:eastAsia="en-US"/>
              </w:rPr>
              <w:t>Si non</w:t>
            </w:r>
          </w:p>
          <w:p w14:paraId="295E796E" w14:textId="77777777" w:rsidR="00500006" w:rsidRPr="002566FD" w:rsidRDefault="00500006" w:rsidP="00500006">
            <w:pPr>
              <w:spacing w:after="0"/>
              <w:jc w:val="left"/>
              <w:rPr>
                <w:sz w:val="18"/>
                <w:szCs w:val="18"/>
                <w:lang w:val="fr-FR" w:eastAsia="en-US"/>
              </w:rPr>
            </w:pPr>
          </w:p>
          <w:p w14:paraId="286546E8" w14:textId="77777777" w:rsidR="00500006" w:rsidRPr="002566FD" w:rsidRDefault="00500006" w:rsidP="00500006">
            <w:pPr>
              <w:spacing w:after="0"/>
              <w:jc w:val="left"/>
              <w:rPr>
                <w:sz w:val="18"/>
                <w:szCs w:val="18"/>
                <w:lang w:val="fr-FR" w:eastAsia="en-US"/>
              </w:rPr>
            </w:pPr>
            <w:r w:rsidRPr="002566FD">
              <w:rPr>
                <w:sz w:val="18"/>
                <w:szCs w:val="18"/>
                <w:lang w:val="fr-FR" w:eastAsia="en-US"/>
              </w:rPr>
              <w:t xml:space="preserve">Pourquoi pas? </w:t>
            </w:r>
          </w:p>
          <w:p w14:paraId="505DF2DE" w14:textId="77777777" w:rsidR="00500006" w:rsidRPr="002566FD" w:rsidRDefault="00500006" w:rsidP="00500006">
            <w:pPr>
              <w:spacing w:after="0"/>
              <w:jc w:val="left"/>
              <w:rPr>
                <w:sz w:val="18"/>
                <w:szCs w:val="18"/>
                <w:lang w:val="fr-FR" w:eastAsia="en-US"/>
              </w:rPr>
            </w:pPr>
            <w:r w:rsidRPr="002566FD">
              <w:rPr>
                <w:sz w:val="18"/>
                <w:szCs w:val="18"/>
                <w:lang w:val="fr-FR" w:eastAsia="en-US"/>
              </w:rPr>
              <w:t>(Cocher tout ce qui s’applique)</w:t>
            </w:r>
          </w:p>
          <w:p w14:paraId="3F3B1E84" w14:textId="77777777" w:rsidR="00500006" w:rsidRPr="002566FD" w:rsidRDefault="00500006" w:rsidP="00500006">
            <w:pPr>
              <w:spacing w:after="0"/>
              <w:jc w:val="left"/>
              <w:rPr>
                <w:sz w:val="18"/>
                <w:szCs w:val="18"/>
                <w:lang w:val="fr-FR" w:eastAsia="en-US"/>
              </w:rPr>
            </w:pPr>
          </w:p>
        </w:tc>
        <w:tc>
          <w:tcPr>
            <w:tcW w:w="2561" w:type="dxa"/>
            <w:gridSpan w:val="2"/>
            <w:noWrap/>
          </w:tcPr>
          <w:p w14:paraId="5A0E8F0F" w14:textId="77777777" w:rsidR="00500006" w:rsidRPr="002566FD" w:rsidRDefault="00500006" w:rsidP="00500006">
            <w:pPr>
              <w:spacing w:after="0"/>
              <w:jc w:val="left"/>
              <w:rPr>
                <w:sz w:val="18"/>
                <w:szCs w:val="18"/>
                <w:lang w:val="fr-FR" w:eastAsia="en-US"/>
              </w:rPr>
            </w:pPr>
            <w:r w:rsidRPr="002566FD">
              <w:rPr>
                <w:sz w:val="18"/>
                <w:szCs w:val="18"/>
                <w:lang w:val="fr-FR" w:eastAsia="en-US"/>
              </w:rPr>
              <w:t>1= Nous étions préoccupés à faire la maintenance elle-même, et n’avions pas eu le temps de compter les plants eux-mêmes</w:t>
            </w:r>
          </w:p>
          <w:p w14:paraId="7B931BDF" w14:textId="77777777" w:rsidR="00500006" w:rsidRPr="002566FD" w:rsidRDefault="00500006" w:rsidP="00500006">
            <w:pPr>
              <w:spacing w:after="0"/>
              <w:jc w:val="left"/>
              <w:rPr>
                <w:sz w:val="18"/>
                <w:szCs w:val="18"/>
                <w:lang w:val="fr-FR" w:eastAsia="en-US"/>
              </w:rPr>
            </w:pPr>
            <w:r w:rsidRPr="002566FD">
              <w:rPr>
                <w:sz w:val="18"/>
                <w:szCs w:val="18"/>
                <w:lang w:val="fr-FR" w:eastAsia="en-US"/>
              </w:rPr>
              <w:t>2= Connaitre le nombre de plants n’aurait rien changé à nos efforts de maintenance de la parcelle</w:t>
            </w:r>
          </w:p>
          <w:p w14:paraId="55A129A7" w14:textId="77777777" w:rsidR="00500006" w:rsidRPr="002566FD" w:rsidRDefault="00500006" w:rsidP="00500006">
            <w:pPr>
              <w:spacing w:after="0"/>
              <w:jc w:val="left"/>
              <w:rPr>
                <w:sz w:val="18"/>
                <w:szCs w:val="18"/>
                <w:lang w:val="fr-FR" w:eastAsia="en-US"/>
              </w:rPr>
            </w:pPr>
            <w:r w:rsidRPr="002566FD">
              <w:rPr>
                <w:sz w:val="18"/>
                <w:szCs w:val="18"/>
                <w:lang w:val="fr-FR" w:eastAsia="en-US"/>
              </w:rPr>
              <w:t>3=la survie des plants ne dépend pas des humains</w:t>
            </w:r>
          </w:p>
          <w:p w14:paraId="22C7DE63" w14:textId="77777777" w:rsidR="00500006" w:rsidRPr="002566FD" w:rsidRDefault="00500006" w:rsidP="00500006">
            <w:pPr>
              <w:spacing w:after="0"/>
              <w:jc w:val="left"/>
              <w:rPr>
                <w:sz w:val="18"/>
                <w:szCs w:val="18"/>
                <w:lang w:val="fr-FR" w:eastAsia="en-US"/>
              </w:rPr>
            </w:pPr>
            <w:r w:rsidRPr="002566FD">
              <w:rPr>
                <w:sz w:val="18"/>
                <w:szCs w:val="18"/>
                <w:lang w:val="fr-FR" w:eastAsia="en-US"/>
              </w:rPr>
              <w:t>4=autres(préciser)</w:t>
            </w:r>
          </w:p>
          <w:p w14:paraId="68AB32F6" w14:textId="77777777" w:rsidR="00500006" w:rsidRPr="002566FD" w:rsidRDefault="00500006" w:rsidP="00500006">
            <w:pPr>
              <w:spacing w:after="0"/>
              <w:jc w:val="left"/>
              <w:rPr>
                <w:sz w:val="18"/>
                <w:szCs w:val="18"/>
                <w:lang w:val="fr-FR" w:eastAsia="en-US"/>
              </w:rPr>
            </w:pPr>
          </w:p>
        </w:tc>
        <w:tc>
          <w:tcPr>
            <w:tcW w:w="1984" w:type="dxa"/>
            <w:noWrap/>
          </w:tcPr>
          <w:p w14:paraId="0ACEEDA6" w14:textId="453D2511" w:rsidR="00500006" w:rsidRPr="002566FD" w:rsidRDefault="001B7317" w:rsidP="00500006">
            <w:pPr>
              <w:spacing w:after="0"/>
              <w:jc w:val="left"/>
              <w:rPr>
                <w:sz w:val="18"/>
                <w:szCs w:val="18"/>
                <w:lang w:val="fr-FR" w:eastAsia="en-US"/>
              </w:rPr>
            </w:pPr>
            <w:r w:rsidRPr="002566FD">
              <w:rPr>
                <w:sz w:val="18"/>
                <w:szCs w:val="18"/>
                <w:lang w:val="fr-FR" w:eastAsia="en-US"/>
              </w:rPr>
              <w:t>Plusieurs réponses sont possibles pour cette question</w:t>
            </w:r>
          </w:p>
        </w:tc>
      </w:tr>
      <w:tr w:rsidR="00500006" w:rsidRPr="000B78B3" w14:paraId="3106AF98" w14:textId="77777777" w:rsidTr="00500006">
        <w:trPr>
          <w:trHeight w:val="600"/>
        </w:trPr>
        <w:tc>
          <w:tcPr>
            <w:tcW w:w="1077" w:type="dxa"/>
            <w:noWrap/>
          </w:tcPr>
          <w:p w14:paraId="1FBB2A57" w14:textId="77777777" w:rsidR="00500006" w:rsidRPr="002566FD" w:rsidRDefault="00500006" w:rsidP="00500006">
            <w:pPr>
              <w:spacing w:after="0"/>
              <w:jc w:val="left"/>
              <w:rPr>
                <w:sz w:val="18"/>
                <w:szCs w:val="18"/>
                <w:lang w:val="fr-FR" w:eastAsia="en-US"/>
              </w:rPr>
            </w:pPr>
            <w:r w:rsidRPr="002566FD">
              <w:rPr>
                <w:sz w:val="18"/>
                <w:szCs w:val="18"/>
                <w:lang w:val="fr-FR" w:eastAsia="en-US"/>
              </w:rPr>
              <w:t>B216</w:t>
            </w:r>
          </w:p>
        </w:tc>
        <w:tc>
          <w:tcPr>
            <w:tcW w:w="4154" w:type="dxa"/>
          </w:tcPr>
          <w:p w14:paraId="6A540B4B" w14:textId="77777777" w:rsidR="00500006" w:rsidRPr="002566FD" w:rsidRDefault="00500006" w:rsidP="00500006">
            <w:pPr>
              <w:spacing w:after="0"/>
              <w:jc w:val="left"/>
              <w:rPr>
                <w:sz w:val="18"/>
                <w:szCs w:val="18"/>
                <w:lang w:val="fr-FR" w:eastAsia="en-US"/>
              </w:rPr>
            </w:pPr>
            <w:r w:rsidRPr="002566FD">
              <w:rPr>
                <w:sz w:val="18"/>
                <w:szCs w:val="18"/>
                <w:lang w:val="fr-FR" w:eastAsia="en-US"/>
              </w:rPr>
              <w:t>Quand vous réfléchissez à l ’effort que vous aviez fourni pour la maintenance des plants, pensez-vous avoir fourni plus, moins, ou le même niveau d’effort que les autres membres de votre groupe ?</w:t>
            </w:r>
          </w:p>
        </w:tc>
        <w:tc>
          <w:tcPr>
            <w:tcW w:w="2561" w:type="dxa"/>
            <w:gridSpan w:val="2"/>
            <w:noWrap/>
          </w:tcPr>
          <w:p w14:paraId="35422539" w14:textId="77777777" w:rsidR="00500006" w:rsidRPr="002566FD" w:rsidRDefault="00500006" w:rsidP="00500006">
            <w:pPr>
              <w:spacing w:after="0"/>
              <w:jc w:val="left"/>
              <w:rPr>
                <w:sz w:val="18"/>
                <w:szCs w:val="18"/>
                <w:lang w:val="fr-FR" w:eastAsia="en-US"/>
              </w:rPr>
            </w:pPr>
            <w:r w:rsidRPr="002566FD">
              <w:rPr>
                <w:sz w:val="18"/>
                <w:szCs w:val="18"/>
                <w:lang w:val="fr-FR" w:eastAsia="en-US"/>
              </w:rPr>
              <w:t>1=Nous avons tous fourni le même effort de travail ;</w:t>
            </w:r>
          </w:p>
          <w:p w14:paraId="459AC18A" w14:textId="77777777" w:rsidR="00500006" w:rsidRPr="002566FD" w:rsidRDefault="00500006" w:rsidP="00500006">
            <w:pPr>
              <w:spacing w:after="0"/>
              <w:jc w:val="left"/>
              <w:rPr>
                <w:sz w:val="18"/>
                <w:szCs w:val="18"/>
                <w:lang w:val="fr-FR" w:eastAsia="en-US"/>
              </w:rPr>
            </w:pPr>
            <w:r w:rsidRPr="002566FD">
              <w:rPr>
                <w:sz w:val="18"/>
                <w:szCs w:val="18"/>
                <w:lang w:val="fr-FR" w:eastAsia="en-US"/>
              </w:rPr>
              <w:t>2=J’ai fourni un peu plus d’effort que les autres ;</w:t>
            </w:r>
          </w:p>
          <w:p w14:paraId="5CFFB00F" w14:textId="77777777" w:rsidR="00500006" w:rsidRPr="002566FD" w:rsidRDefault="00500006" w:rsidP="00500006">
            <w:pPr>
              <w:spacing w:after="0"/>
              <w:jc w:val="left"/>
              <w:rPr>
                <w:sz w:val="18"/>
                <w:szCs w:val="18"/>
                <w:lang w:val="fr-FR" w:eastAsia="en-US"/>
              </w:rPr>
            </w:pPr>
            <w:r w:rsidRPr="002566FD">
              <w:rPr>
                <w:sz w:val="18"/>
                <w:szCs w:val="18"/>
                <w:lang w:val="fr-FR" w:eastAsia="en-US"/>
              </w:rPr>
              <w:t>3=j’ai fourni beaucoup plus d’effort que les autres ;</w:t>
            </w:r>
          </w:p>
          <w:p w14:paraId="581222FD" w14:textId="77777777" w:rsidR="00500006" w:rsidRPr="002566FD" w:rsidRDefault="00500006" w:rsidP="00500006">
            <w:pPr>
              <w:spacing w:after="0"/>
              <w:jc w:val="left"/>
              <w:rPr>
                <w:sz w:val="18"/>
                <w:szCs w:val="18"/>
                <w:lang w:val="fr-FR" w:eastAsia="en-US"/>
              </w:rPr>
            </w:pPr>
            <w:r w:rsidRPr="002566FD">
              <w:rPr>
                <w:sz w:val="18"/>
                <w:szCs w:val="18"/>
                <w:lang w:val="fr-FR" w:eastAsia="en-US"/>
              </w:rPr>
              <w:t>4=d’autres membres ont fourni beaucoup plus d’effort que moi</w:t>
            </w:r>
          </w:p>
          <w:p w14:paraId="4AD52132" w14:textId="77777777" w:rsidR="00500006" w:rsidRPr="002566FD" w:rsidRDefault="00500006" w:rsidP="00500006">
            <w:pPr>
              <w:spacing w:after="0"/>
              <w:jc w:val="left"/>
              <w:rPr>
                <w:sz w:val="18"/>
                <w:szCs w:val="18"/>
                <w:lang w:val="fr-FR" w:eastAsia="en-US"/>
              </w:rPr>
            </w:pPr>
            <w:r w:rsidRPr="002566FD">
              <w:rPr>
                <w:sz w:val="18"/>
                <w:szCs w:val="18"/>
                <w:lang w:val="fr-FR" w:eastAsia="en-US"/>
              </w:rPr>
              <w:t>5=Nous avions tous contribue assez d’effort</w:t>
            </w:r>
          </w:p>
        </w:tc>
        <w:tc>
          <w:tcPr>
            <w:tcW w:w="1984" w:type="dxa"/>
            <w:noWrap/>
          </w:tcPr>
          <w:p w14:paraId="6D675A78" w14:textId="77777777" w:rsidR="00500006" w:rsidRPr="002566FD" w:rsidRDefault="00500006" w:rsidP="00500006">
            <w:pPr>
              <w:spacing w:after="0"/>
              <w:jc w:val="left"/>
              <w:rPr>
                <w:sz w:val="18"/>
                <w:szCs w:val="18"/>
                <w:lang w:val="fr-FR" w:eastAsia="en-US"/>
              </w:rPr>
            </w:pPr>
          </w:p>
        </w:tc>
      </w:tr>
      <w:tr w:rsidR="00500006" w:rsidRPr="002566FD" w14:paraId="474E627E" w14:textId="77777777" w:rsidTr="00500006">
        <w:trPr>
          <w:trHeight w:val="600"/>
        </w:trPr>
        <w:tc>
          <w:tcPr>
            <w:tcW w:w="1077" w:type="dxa"/>
            <w:noWrap/>
          </w:tcPr>
          <w:p w14:paraId="688B39C0" w14:textId="77777777" w:rsidR="00500006" w:rsidRPr="002566FD" w:rsidRDefault="00500006" w:rsidP="00500006">
            <w:pPr>
              <w:spacing w:after="0"/>
              <w:jc w:val="left"/>
              <w:rPr>
                <w:sz w:val="18"/>
                <w:szCs w:val="18"/>
                <w:lang w:val="fr-FR" w:eastAsia="en-US"/>
              </w:rPr>
            </w:pPr>
            <w:r w:rsidRPr="002566FD">
              <w:rPr>
                <w:sz w:val="18"/>
                <w:szCs w:val="18"/>
                <w:lang w:val="fr-FR" w:eastAsia="en-US"/>
              </w:rPr>
              <w:lastRenderedPageBreak/>
              <w:t>B217</w:t>
            </w:r>
          </w:p>
        </w:tc>
        <w:tc>
          <w:tcPr>
            <w:tcW w:w="4154" w:type="dxa"/>
          </w:tcPr>
          <w:p w14:paraId="40336B4B" w14:textId="77777777" w:rsidR="00500006" w:rsidRPr="002566FD" w:rsidRDefault="00500006" w:rsidP="00500006">
            <w:pPr>
              <w:spacing w:after="0"/>
              <w:jc w:val="left"/>
              <w:rPr>
                <w:sz w:val="18"/>
                <w:szCs w:val="18"/>
                <w:lang w:val="fr-FR" w:eastAsia="en-US"/>
              </w:rPr>
            </w:pPr>
            <w:r w:rsidRPr="002566FD">
              <w:rPr>
                <w:sz w:val="18"/>
                <w:szCs w:val="18"/>
                <w:lang w:val="fr-FR" w:eastAsia="en-US"/>
              </w:rPr>
              <w:t>Quelle est votre évaluation du niveau de collaboration entre vous et le reste de votre groupe dans la cadre des activités de maintenance</w:t>
            </w:r>
          </w:p>
          <w:p w14:paraId="0FA7EF58" w14:textId="77777777" w:rsidR="00500006" w:rsidRPr="002566FD" w:rsidRDefault="00500006" w:rsidP="00500006">
            <w:pPr>
              <w:spacing w:after="0"/>
              <w:jc w:val="left"/>
              <w:rPr>
                <w:sz w:val="18"/>
                <w:szCs w:val="18"/>
                <w:lang w:val="fr-FR" w:eastAsia="en-US"/>
              </w:rPr>
            </w:pPr>
          </w:p>
        </w:tc>
        <w:tc>
          <w:tcPr>
            <w:tcW w:w="2561" w:type="dxa"/>
            <w:gridSpan w:val="2"/>
            <w:noWrap/>
          </w:tcPr>
          <w:p w14:paraId="3895C74E" w14:textId="77777777" w:rsidR="00500006" w:rsidRPr="002566FD" w:rsidRDefault="00500006" w:rsidP="00500006">
            <w:pPr>
              <w:spacing w:after="0"/>
              <w:jc w:val="left"/>
              <w:rPr>
                <w:sz w:val="18"/>
                <w:szCs w:val="18"/>
                <w:lang w:val="fr-FR" w:eastAsia="en-US"/>
              </w:rPr>
            </w:pPr>
            <w:r w:rsidRPr="002566FD">
              <w:rPr>
                <w:sz w:val="18"/>
                <w:szCs w:val="18"/>
                <w:lang w:val="fr-FR" w:eastAsia="en-US"/>
              </w:rPr>
              <w:t>1=Pas de coopération du tout</w:t>
            </w:r>
          </w:p>
          <w:p w14:paraId="650BC7FC" w14:textId="77777777" w:rsidR="00500006" w:rsidRPr="002566FD" w:rsidRDefault="00500006" w:rsidP="00500006">
            <w:pPr>
              <w:spacing w:after="0"/>
              <w:jc w:val="left"/>
              <w:rPr>
                <w:sz w:val="18"/>
                <w:szCs w:val="18"/>
                <w:lang w:val="fr-FR" w:eastAsia="en-US"/>
              </w:rPr>
            </w:pPr>
            <w:r w:rsidRPr="002566FD">
              <w:rPr>
                <w:sz w:val="18"/>
                <w:szCs w:val="18"/>
                <w:lang w:val="fr-FR" w:eastAsia="en-US"/>
              </w:rPr>
              <w:t>2= Nous avons commencé avec une bonne coopération au départ, mais ceci a diminué vers la fin</w:t>
            </w:r>
          </w:p>
          <w:p w14:paraId="100407C9" w14:textId="77777777" w:rsidR="00500006" w:rsidRPr="002566FD" w:rsidRDefault="00500006" w:rsidP="00500006">
            <w:pPr>
              <w:spacing w:after="0"/>
              <w:jc w:val="left"/>
              <w:rPr>
                <w:sz w:val="18"/>
                <w:szCs w:val="18"/>
                <w:lang w:val="fr-FR" w:eastAsia="en-US"/>
              </w:rPr>
            </w:pPr>
            <w:r w:rsidRPr="002566FD">
              <w:rPr>
                <w:sz w:val="18"/>
                <w:szCs w:val="18"/>
                <w:lang w:val="fr-FR" w:eastAsia="en-US"/>
              </w:rPr>
              <w:t xml:space="preserve">3=Nous avons commencé avec peu de coopération au départ, mais la situation s’est améliorée avec le temps </w:t>
            </w:r>
          </w:p>
          <w:p w14:paraId="05AB5974" w14:textId="77777777" w:rsidR="00500006" w:rsidRPr="002566FD" w:rsidRDefault="00500006" w:rsidP="00500006">
            <w:pPr>
              <w:spacing w:after="0"/>
              <w:jc w:val="left"/>
              <w:rPr>
                <w:sz w:val="18"/>
                <w:szCs w:val="18"/>
                <w:lang w:val="fr-FR" w:eastAsia="en-US"/>
              </w:rPr>
            </w:pPr>
            <w:r w:rsidRPr="002566FD">
              <w:rPr>
                <w:sz w:val="18"/>
                <w:szCs w:val="18"/>
                <w:lang w:val="fr-FR" w:eastAsia="en-US"/>
              </w:rPr>
              <w:t>4=Nous avons entretenu une coopération intense du début jusqu’à la fin</w:t>
            </w:r>
          </w:p>
        </w:tc>
        <w:tc>
          <w:tcPr>
            <w:tcW w:w="1984" w:type="dxa"/>
            <w:noWrap/>
          </w:tcPr>
          <w:p w14:paraId="199369CB" w14:textId="77777777" w:rsidR="00500006" w:rsidRPr="002566FD" w:rsidRDefault="00500006" w:rsidP="00500006">
            <w:pPr>
              <w:spacing w:after="0"/>
              <w:jc w:val="left"/>
              <w:rPr>
                <w:sz w:val="18"/>
                <w:szCs w:val="18"/>
                <w:lang w:val="fr-FR" w:eastAsia="en-US"/>
              </w:rPr>
            </w:pPr>
            <w:r w:rsidRPr="002566FD">
              <w:rPr>
                <w:sz w:val="18"/>
                <w:szCs w:val="18"/>
                <w:lang w:val="fr-FR" w:eastAsia="en-US"/>
              </w:rPr>
              <w:t>Choisir une réponse</w:t>
            </w:r>
          </w:p>
        </w:tc>
      </w:tr>
      <w:tr w:rsidR="00500006" w:rsidRPr="002566FD" w14:paraId="740A900C" w14:textId="77777777" w:rsidTr="00500006">
        <w:trPr>
          <w:trHeight w:val="600"/>
        </w:trPr>
        <w:tc>
          <w:tcPr>
            <w:tcW w:w="1077" w:type="dxa"/>
            <w:noWrap/>
          </w:tcPr>
          <w:p w14:paraId="25255C22" w14:textId="77777777" w:rsidR="00500006" w:rsidRPr="002566FD" w:rsidRDefault="00500006" w:rsidP="00500006">
            <w:pPr>
              <w:spacing w:after="0"/>
              <w:jc w:val="left"/>
              <w:rPr>
                <w:sz w:val="18"/>
                <w:szCs w:val="18"/>
                <w:lang w:val="fr-FR" w:eastAsia="en-US"/>
              </w:rPr>
            </w:pPr>
            <w:r w:rsidRPr="002566FD">
              <w:rPr>
                <w:sz w:val="18"/>
                <w:szCs w:val="18"/>
                <w:lang w:val="fr-FR" w:eastAsia="en-US"/>
              </w:rPr>
              <w:t>B218</w:t>
            </w:r>
          </w:p>
        </w:tc>
        <w:tc>
          <w:tcPr>
            <w:tcW w:w="4154" w:type="dxa"/>
          </w:tcPr>
          <w:p w14:paraId="254C4E75" w14:textId="77777777" w:rsidR="00500006" w:rsidRPr="002566FD" w:rsidRDefault="00500006" w:rsidP="00500006">
            <w:pPr>
              <w:spacing w:after="0"/>
              <w:jc w:val="left"/>
              <w:rPr>
                <w:sz w:val="18"/>
                <w:szCs w:val="18"/>
                <w:lang w:val="fr-FR" w:eastAsia="en-US"/>
              </w:rPr>
            </w:pPr>
            <w:r w:rsidRPr="002566FD">
              <w:rPr>
                <w:sz w:val="18"/>
                <w:szCs w:val="18"/>
                <w:lang w:val="fr-FR" w:eastAsia="en-US"/>
              </w:rPr>
              <w:t>A quelle distance approximativement se trouve la parcelle d’entretien qui était confiée à votre équipe ?</w:t>
            </w:r>
          </w:p>
        </w:tc>
        <w:tc>
          <w:tcPr>
            <w:tcW w:w="2561" w:type="dxa"/>
            <w:gridSpan w:val="2"/>
            <w:noWrap/>
          </w:tcPr>
          <w:p w14:paraId="7B6AAAA1" w14:textId="77777777" w:rsidR="00500006" w:rsidRPr="002566FD" w:rsidRDefault="00500006" w:rsidP="00500006">
            <w:pPr>
              <w:spacing w:after="0"/>
              <w:jc w:val="left"/>
              <w:rPr>
                <w:sz w:val="18"/>
                <w:szCs w:val="18"/>
                <w:lang w:val="fr-FR" w:eastAsia="en-US"/>
              </w:rPr>
            </w:pPr>
            <w:r w:rsidRPr="002566FD">
              <w:rPr>
                <w:sz w:val="18"/>
                <w:szCs w:val="18"/>
                <w:lang w:val="fr-FR" w:eastAsia="en-US"/>
              </w:rPr>
              <w:t>En km</w:t>
            </w:r>
          </w:p>
        </w:tc>
        <w:tc>
          <w:tcPr>
            <w:tcW w:w="1984" w:type="dxa"/>
            <w:noWrap/>
          </w:tcPr>
          <w:p w14:paraId="4620D14F" w14:textId="77777777" w:rsidR="00500006" w:rsidRPr="002566FD" w:rsidRDefault="00500006" w:rsidP="00500006">
            <w:pPr>
              <w:spacing w:after="0"/>
              <w:jc w:val="left"/>
              <w:rPr>
                <w:sz w:val="18"/>
                <w:szCs w:val="18"/>
                <w:lang w:val="fr-FR" w:eastAsia="en-US"/>
              </w:rPr>
            </w:pPr>
          </w:p>
        </w:tc>
      </w:tr>
      <w:tr w:rsidR="00500006" w:rsidRPr="002566FD" w14:paraId="3AB7E3A7" w14:textId="77777777" w:rsidTr="00500006">
        <w:trPr>
          <w:trHeight w:val="600"/>
        </w:trPr>
        <w:tc>
          <w:tcPr>
            <w:tcW w:w="1077" w:type="dxa"/>
            <w:noWrap/>
          </w:tcPr>
          <w:p w14:paraId="54452015" w14:textId="77777777" w:rsidR="00500006" w:rsidRPr="002566FD" w:rsidRDefault="00500006" w:rsidP="00500006">
            <w:pPr>
              <w:spacing w:after="0"/>
              <w:jc w:val="left"/>
              <w:rPr>
                <w:sz w:val="18"/>
                <w:szCs w:val="18"/>
                <w:lang w:val="fr-FR" w:eastAsia="en-US"/>
              </w:rPr>
            </w:pPr>
            <w:r w:rsidRPr="002566FD">
              <w:rPr>
                <w:sz w:val="18"/>
                <w:szCs w:val="18"/>
                <w:lang w:val="fr-FR" w:eastAsia="en-US"/>
              </w:rPr>
              <w:t>B219</w:t>
            </w:r>
          </w:p>
        </w:tc>
        <w:tc>
          <w:tcPr>
            <w:tcW w:w="4154" w:type="dxa"/>
          </w:tcPr>
          <w:p w14:paraId="7AECAC0D" w14:textId="77777777" w:rsidR="00500006" w:rsidRPr="002566FD" w:rsidRDefault="00500006" w:rsidP="00500006">
            <w:pPr>
              <w:spacing w:after="0"/>
              <w:jc w:val="left"/>
              <w:rPr>
                <w:sz w:val="18"/>
                <w:szCs w:val="18"/>
                <w:lang w:val="fr-FR" w:eastAsia="en-US"/>
              </w:rPr>
            </w:pPr>
            <w:r w:rsidRPr="002566FD">
              <w:rPr>
                <w:sz w:val="18"/>
                <w:szCs w:val="18"/>
                <w:lang w:val="fr-FR" w:eastAsia="en-US"/>
              </w:rPr>
              <w:t>Comment jugez-vous la position de la parcelle à votre charge par rapport à votre lieu de résidence ?</w:t>
            </w:r>
          </w:p>
        </w:tc>
        <w:tc>
          <w:tcPr>
            <w:tcW w:w="2561" w:type="dxa"/>
            <w:gridSpan w:val="2"/>
            <w:noWrap/>
          </w:tcPr>
          <w:p w14:paraId="64917A89" w14:textId="77777777" w:rsidR="00500006" w:rsidRPr="002566FD" w:rsidRDefault="00500006" w:rsidP="00500006">
            <w:pPr>
              <w:spacing w:after="0"/>
              <w:jc w:val="left"/>
              <w:rPr>
                <w:sz w:val="18"/>
                <w:szCs w:val="18"/>
                <w:lang w:val="fr-FR" w:eastAsia="en-US"/>
              </w:rPr>
            </w:pPr>
            <w:r w:rsidRPr="002566FD">
              <w:rPr>
                <w:sz w:val="18"/>
                <w:szCs w:val="18"/>
                <w:lang w:val="fr-FR" w:eastAsia="en-US"/>
              </w:rPr>
              <w:t>1. Très éloignée</w:t>
            </w:r>
          </w:p>
          <w:p w14:paraId="3C16D7E0" w14:textId="77777777" w:rsidR="00500006" w:rsidRPr="002566FD" w:rsidRDefault="00500006" w:rsidP="00500006">
            <w:pPr>
              <w:spacing w:after="0"/>
              <w:jc w:val="left"/>
              <w:rPr>
                <w:sz w:val="18"/>
                <w:szCs w:val="18"/>
                <w:lang w:val="fr-FR" w:eastAsia="en-US"/>
              </w:rPr>
            </w:pPr>
            <w:r w:rsidRPr="002566FD">
              <w:rPr>
                <w:sz w:val="18"/>
                <w:szCs w:val="18"/>
                <w:lang w:val="fr-FR" w:eastAsia="en-US"/>
              </w:rPr>
              <w:t>2. éloignée</w:t>
            </w:r>
          </w:p>
          <w:p w14:paraId="53647AC0" w14:textId="77777777" w:rsidR="00500006" w:rsidRPr="002566FD" w:rsidRDefault="00500006" w:rsidP="00500006">
            <w:pPr>
              <w:spacing w:after="0"/>
              <w:jc w:val="left"/>
              <w:rPr>
                <w:sz w:val="18"/>
                <w:szCs w:val="18"/>
                <w:lang w:val="fr-FR" w:eastAsia="en-US"/>
              </w:rPr>
            </w:pPr>
            <w:r w:rsidRPr="002566FD">
              <w:rPr>
                <w:sz w:val="18"/>
                <w:szCs w:val="18"/>
                <w:lang w:val="fr-FR" w:eastAsia="en-US"/>
              </w:rPr>
              <w:t>3. Pas du tout éloignée</w:t>
            </w:r>
          </w:p>
          <w:p w14:paraId="50C5F170" w14:textId="77777777" w:rsidR="00500006" w:rsidRPr="002566FD" w:rsidRDefault="00500006" w:rsidP="00500006">
            <w:pPr>
              <w:spacing w:after="0"/>
              <w:jc w:val="left"/>
              <w:rPr>
                <w:sz w:val="18"/>
                <w:szCs w:val="18"/>
                <w:lang w:val="fr-FR" w:eastAsia="en-US"/>
              </w:rPr>
            </w:pPr>
            <w:r w:rsidRPr="002566FD">
              <w:rPr>
                <w:sz w:val="18"/>
                <w:szCs w:val="18"/>
                <w:lang w:val="fr-FR" w:eastAsia="en-US"/>
              </w:rPr>
              <w:t>-999. Ne sait pas</w:t>
            </w:r>
          </w:p>
        </w:tc>
        <w:tc>
          <w:tcPr>
            <w:tcW w:w="1984" w:type="dxa"/>
            <w:noWrap/>
          </w:tcPr>
          <w:p w14:paraId="54CC3FC9" w14:textId="77777777" w:rsidR="00500006" w:rsidRPr="002566FD" w:rsidRDefault="00500006" w:rsidP="00500006">
            <w:pPr>
              <w:spacing w:after="0"/>
              <w:jc w:val="left"/>
              <w:rPr>
                <w:sz w:val="18"/>
                <w:szCs w:val="18"/>
                <w:lang w:val="fr-FR" w:eastAsia="en-US"/>
              </w:rPr>
            </w:pPr>
          </w:p>
        </w:tc>
      </w:tr>
      <w:tr w:rsidR="00500006" w:rsidRPr="000B78B3" w14:paraId="023F17D8" w14:textId="77777777" w:rsidTr="00500006">
        <w:trPr>
          <w:trHeight w:val="600"/>
        </w:trPr>
        <w:tc>
          <w:tcPr>
            <w:tcW w:w="1077" w:type="dxa"/>
            <w:noWrap/>
          </w:tcPr>
          <w:p w14:paraId="3BA54B25" w14:textId="77777777" w:rsidR="00500006" w:rsidRPr="002566FD" w:rsidRDefault="00500006" w:rsidP="00500006">
            <w:pPr>
              <w:spacing w:after="0"/>
              <w:jc w:val="left"/>
              <w:rPr>
                <w:sz w:val="18"/>
                <w:szCs w:val="18"/>
                <w:lang w:val="fr-FR" w:eastAsia="en-US"/>
              </w:rPr>
            </w:pPr>
            <w:r w:rsidRPr="002566FD">
              <w:rPr>
                <w:sz w:val="18"/>
                <w:szCs w:val="18"/>
                <w:lang w:val="fr-FR" w:eastAsia="en-US"/>
              </w:rPr>
              <w:t>B220</w:t>
            </w:r>
          </w:p>
        </w:tc>
        <w:tc>
          <w:tcPr>
            <w:tcW w:w="4154" w:type="dxa"/>
          </w:tcPr>
          <w:p w14:paraId="4F409D3D" w14:textId="77777777" w:rsidR="00500006" w:rsidRPr="002566FD" w:rsidRDefault="00500006" w:rsidP="00500006">
            <w:pPr>
              <w:spacing w:after="0"/>
              <w:jc w:val="left"/>
              <w:rPr>
                <w:sz w:val="18"/>
                <w:szCs w:val="18"/>
                <w:lang w:val="fr-FR" w:eastAsia="en-US"/>
              </w:rPr>
            </w:pPr>
            <w:r w:rsidRPr="002566FD">
              <w:rPr>
                <w:sz w:val="18"/>
                <w:szCs w:val="18"/>
                <w:lang w:val="fr-FR" w:eastAsia="en-US"/>
              </w:rPr>
              <w:t>Quel moyen de déplacement avez-vous ou auriez-vous utilise principalement pour vous rendre à la parcelle dans la forêt ?</w:t>
            </w:r>
          </w:p>
        </w:tc>
        <w:tc>
          <w:tcPr>
            <w:tcW w:w="2561" w:type="dxa"/>
            <w:gridSpan w:val="2"/>
            <w:noWrap/>
          </w:tcPr>
          <w:p w14:paraId="7CDCFBFB" w14:textId="77777777" w:rsidR="00500006" w:rsidRPr="002566FD" w:rsidRDefault="00500006" w:rsidP="00500006">
            <w:pPr>
              <w:spacing w:after="0"/>
              <w:jc w:val="left"/>
              <w:rPr>
                <w:sz w:val="18"/>
                <w:szCs w:val="18"/>
                <w:lang w:val="fr-FR" w:eastAsia="en-US"/>
              </w:rPr>
            </w:pPr>
            <w:r w:rsidRPr="002566FD">
              <w:rPr>
                <w:sz w:val="18"/>
                <w:szCs w:val="18"/>
                <w:lang w:val="fr-FR" w:eastAsia="en-US"/>
              </w:rPr>
              <w:t>1. A pied</w:t>
            </w:r>
          </w:p>
          <w:p w14:paraId="44BBCFAF" w14:textId="77777777" w:rsidR="00500006" w:rsidRPr="002566FD" w:rsidRDefault="00500006" w:rsidP="00500006">
            <w:pPr>
              <w:spacing w:after="0"/>
              <w:jc w:val="left"/>
              <w:rPr>
                <w:sz w:val="18"/>
                <w:szCs w:val="18"/>
                <w:lang w:val="fr-FR" w:eastAsia="en-US"/>
              </w:rPr>
            </w:pPr>
            <w:r w:rsidRPr="002566FD">
              <w:rPr>
                <w:sz w:val="18"/>
                <w:szCs w:val="18"/>
                <w:lang w:val="fr-FR" w:eastAsia="en-US"/>
              </w:rPr>
              <w:t>2. Vélo</w:t>
            </w:r>
          </w:p>
          <w:p w14:paraId="741B3E05" w14:textId="77777777" w:rsidR="00500006" w:rsidRPr="002566FD" w:rsidRDefault="00500006" w:rsidP="00500006">
            <w:pPr>
              <w:spacing w:after="0"/>
              <w:jc w:val="left"/>
              <w:rPr>
                <w:sz w:val="18"/>
                <w:szCs w:val="18"/>
                <w:lang w:val="fr-FR" w:eastAsia="en-US"/>
              </w:rPr>
            </w:pPr>
            <w:r w:rsidRPr="002566FD">
              <w:rPr>
                <w:sz w:val="18"/>
                <w:szCs w:val="18"/>
                <w:lang w:val="fr-FR" w:eastAsia="en-US"/>
              </w:rPr>
              <w:t>3. Moto</w:t>
            </w:r>
          </w:p>
          <w:p w14:paraId="542730AA" w14:textId="77777777" w:rsidR="00500006" w:rsidRPr="002566FD" w:rsidRDefault="00500006" w:rsidP="00500006">
            <w:pPr>
              <w:spacing w:after="0"/>
              <w:jc w:val="left"/>
              <w:rPr>
                <w:sz w:val="18"/>
                <w:szCs w:val="18"/>
                <w:lang w:val="fr-FR" w:eastAsia="en-US"/>
              </w:rPr>
            </w:pPr>
            <w:r w:rsidRPr="002566FD">
              <w:rPr>
                <w:sz w:val="18"/>
                <w:szCs w:val="18"/>
                <w:lang w:val="fr-FR" w:eastAsia="en-US"/>
              </w:rPr>
              <w:t>4. Charette à traction animale</w:t>
            </w:r>
          </w:p>
          <w:p w14:paraId="7E82C47E" w14:textId="77777777" w:rsidR="00500006" w:rsidRPr="002566FD" w:rsidRDefault="00500006" w:rsidP="00500006">
            <w:pPr>
              <w:spacing w:after="0"/>
              <w:jc w:val="left"/>
              <w:rPr>
                <w:sz w:val="18"/>
                <w:szCs w:val="18"/>
                <w:lang w:val="fr-FR" w:eastAsia="en-US"/>
              </w:rPr>
            </w:pPr>
            <w:r w:rsidRPr="002566FD">
              <w:rPr>
                <w:sz w:val="18"/>
                <w:szCs w:val="18"/>
                <w:lang w:val="fr-FR" w:eastAsia="en-US"/>
              </w:rPr>
              <w:t>5. Voiture</w:t>
            </w:r>
          </w:p>
          <w:p w14:paraId="79B914B3" w14:textId="77777777" w:rsidR="00500006" w:rsidRPr="002566FD" w:rsidRDefault="00500006" w:rsidP="00500006">
            <w:pPr>
              <w:spacing w:after="0"/>
              <w:jc w:val="left"/>
              <w:rPr>
                <w:sz w:val="18"/>
                <w:szCs w:val="18"/>
                <w:lang w:val="fr-FR" w:eastAsia="en-US"/>
              </w:rPr>
            </w:pPr>
            <w:r w:rsidRPr="002566FD">
              <w:rPr>
                <w:sz w:val="18"/>
                <w:szCs w:val="18"/>
                <w:lang w:val="fr-FR" w:eastAsia="en-US"/>
              </w:rPr>
              <w:t>6. Autre (à préciser)</w:t>
            </w:r>
          </w:p>
        </w:tc>
        <w:tc>
          <w:tcPr>
            <w:tcW w:w="1984" w:type="dxa"/>
            <w:noWrap/>
          </w:tcPr>
          <w:p w14:paraId="4C5C0BD7" w14:textId="57A2BE55" w:rsidR="00500006" w:rsidRPr="002566FD" w:rsidRDefault="001B7317" w:rsidP="00500006">
            <w:pPr>
              <w:spacing w:after="0"/>
              <w:jc w:val="left"/>
              <w:rPr>
                <w:sz w:val="18"/>
                <w:szCs w:val="18"/>
                <w:lang w:val="fr-FR" w:eastAsia="en-US"/>
              </w:rPr>
            </w:pPr>
            <w:r w:rsidRPr="002566FD">
              <w:rPr>
                <w:sz w:val="18"/>
                <w:szCs w:val="18"/>
                <w:lang w:val="fr-FR" w:eastAsia="en-US"/>
              </w:rPr>
              <w:t>Il s’agit du moyen qu’il utilise pour aller sur la parcelle, pas forcément de son moyen de déplacement habituel</w:t>
            </w:r>
          </w:p>
        </w:tc>
      </w:tr>
      <w:tr w:rsidR="00500006" w:rsidRPr="000B78B3" w14:paraId="7BDD64DE" w14:textId="77777777" w:rsidTr="00500006">
        <w:trPr>
          <w:trHeight w:val="600"/>
        </w:trPr>
        <w:tc>
          <w:tcPr>
            <w:tcW w:w="1077" w:type="dxa"/>
            <w:noWrap/>
          </w:tcPr>
          <w:p w14:paraId="498259B0" w14:textId="77777777" w:rsidR="00500006" w:rsidRPr="002566FD" w:rsidRDefault="00500006" w:rsidP="00500006">
            <w:pPr>
              <w:spacing w:after="0"/>
              <w:jc w:val="left"/>
              <w:rPr>
                <w:sz w:val="18"/>
                <w:szCs w:val="18"/>
                <w:lang w:val="fr-FR" w:eastAsia="en-US"/>
              </w:rPr>
            </w:pPr>
            <w:r w:rsidRPr="002566FD">
              <w:rPr>
                <w:sz w:val="18"/>
                <w:szCs w:val="18"/>
                <w:lang w:val="fr-FR" w:eastAsia="en-US"/>
              </w:rPr>
              <w:t>B221</w:t>
            </w:r>
          </w:p>
        </w:tc>
        <w:tc>
          <w:tcPr>
            <w:tcW w:w="4154" w:type="dxa"/>
          </w:tcPr>
          <w:p w14:paraId="28B792D4" w14:textId="77777777" w:rsidR="00500006" w:rsidRPr="002566FD" w:rsidRDefault="00500006" w:rsidP="00500006">
            <w:pPr>
              <w:spacing w:after="0"/>
              <w:jc w:val="left"/>
              <w:rPr>
                <w:sz w:val="18"/>
                <w:szCs w:val="18"/>
                <w:lang w:val="fr-FR" w:eastAsia="en-US"/>
              </w:rPr>
            </w:pPr>
            <w:r w:rsidRPr="002566FD">
              <w:rPr>
                <w:sz w:val="18"/>
                <w:szCs w:val="18"/>
                <w:lang w:val="fr-FR" w:eastAsia="en-US"/>
              </w:rPr>
              <w:t>Avec ce moyen de déplacement, combien de temps en moyenne faut-il pour vous rendre à la parcelle d’entretien ?</w:t>
            </w:r>
          </w:p>
        </w:tc>
        <w:tc>
          <w:tcPr>
            <w:tcW w:w="2561" w:type="dxa"/>
            <w:gridSpan w:val="2"/>
            <w:noWrap/>
          </w:tcPr>
          <w:p w14:paraId="258889FC" w14:textId="77777777" w:rsidR="00500006" w:rsidRPr="002566FD" w:rsidRDefault="00500006" w:rsidP="00500006">
            <w:pPr>
              <w:spacing w:after="0"/>
              <w:jc w:val="left"/>
              <w:rPr>
                <w:sz w:val="18"/>
                <w:szCs w:val="18"/>
                <w:lang w:val="fr-FR" w:eastAsia="en-US"/>
              </w:rPr>
            </w:pPr>
          </w:p>
        </w:tc>
        <w:tc>
          <w:tcPr>
            <w:tcW w:w="1984" w:type="dxa"/>
            <w:noWrap/>
          </w:tcPr>
          <w:p w14:paraId="02226084" w14:textId="196CB705" w:rsidR="00500006" w:rsidRPr="002566FD" w:rsidRDefault="00500006" w:rsidP="00500006">
            <w:pPr>
              <w:spacing w:after="0"/>
              <w:jc w:val="left"/>
              <w:rPr>
                <w:sz w:val="18"/>
                <w:szCs w:val="18"/>
                <w:lang w:val="fr-FR" w:eastAsia="en-US"/>
              </w:rPr>
            </w:pPr>
          </w:p>
        </w:tc>
      </w:tr>
    </w:tbl>
    <w:p w14:paraId="44979EA3" w14:textId="7AB6031E" w:rsidR="00500006" w:rsidRPr="002566FD" w:rsidRDefault="00500006" w:rsidP="00CD7714">
      <w:pPr>
        <w:spacing w:line="312" w:lineRule="auto"/>
        <w:rPr>
          <w:rFonts w:cs="Arial"/>
          <w:sz w:val="18"/>
          <w:szCs w:val="18"/>
          <w:lang w:val="fr-FR" w:eastAsia="en-US"/>
        </w:rPr>
      </w:pPr>
    </w:p>
    <w:p w14:paraId="33A2A0F7" w14:textId="6C8F945E" w:rsidR="001B7317" w:rsidRPr="002566FD" w:rsidRDefault="00DF2BF0" w:rsidP="00C67062">
      <w:pPr>
        <w:pStyle w:val="Heading2"/>
        <w:rPr>
          <w:lang w:val="fr-FR" w:eastAsia="en-US"/>
        </w:rPr>
      </w:pPr>
      <w:bookmarkStart w:id="112" w:name="_Toc527467196"/>
      <w:r w:rsidRPr="002566FD">
        <w:rPr>
          <w:lang w:val="fr-FR" w:eastAsia="en-US"/>
        </w:rPr>
        <w:t>Entreprises familiales (agricoles et non agricole) au cours des 12 derniers mois</w:t>
      </w:r>
      <w:bookmarkEnd w:id="112"/>
    </w:p>
    <w:tbl>
      <w:tblPr>
        <w:tblStyle w:val="TableGrid5"/>
        <w:tblW w:w="9774" w:type="dxa"/>
        <w:tblLook w:val="04A0" w:firstRow="1" w:lastRow="0" w:firstColumn="1" w:lastColumn="0" w:noHBand="0" w:noVBand="1"/>
      </w:tblPr>
      <w:tblGrid>
        <w:gridCol w:w="1294"/>
        <w:gridCol w:w="3946"/>
        <w:gridCol w:w="2835"/>
        <w:gridCol w:w="1699"/>
      </w:tblGrid>
      <w:tr w:rsidR="003871C1" w:rsidRPr="002566FD" w14:paraId="63F47F9D" w14:textId="77777777" w:rsidTr="003871C1">
        <w:trPr>
          <w:trHeight w:val="547"/>
          <w:tblHeader/>
        </w:trPr>
        <w:tc>
          <w:tcPr>
            <w:tcW w:w="1294" w:type="dxa"/>
            <w:noWrap/>
          </w:tcPr>
          <w:p w14:paraId="3E837989" w14:textId="2812E8A5" w:rsidR="003871C1" w:rsidRPr="002566FD" w:rsidRDefault="003871C1" w:rsidP="003871C1">
            <w:pPr>
              <w:spacing w:after="0"/>
              <w:jc w:val="left"/>
              <w:rPr>
                <w:color w:val="000000"/>
                <w:sz w:val="18"/>
                <w:szCs w:val="18"/>
                <w:lang w:val="fr-FR" w:eastAsia="en-US"/>
              </w:rPr>
            </w:pPr>
            <w:r w:rsidRPr="002566FD">
              <w:rPr>
                <w:b/>
                <w:sz w:val="18"/>
                <w:szCs w:val="18"/>
                <w:lang w:val="fr-FR" w:eastAsia="en-US"/>
              </w:rPr>
              <w:t>No. de la question</w:t>
            </w:r>
          </w:p>
        </w:tc>
        <w:tc>
          <w:tcPr>
            <w:tcW w:w="3946" w:type="dxa"/>
          </w:tcPr>
          <w:p w14:paraId="54DA400E" w14:textId="7873C41A" w:rsidR="003871C1" w:rsidRPr="002566FD" w:rsidRDefault="003871C1" w:rsidP="003871C1">
            <w:pPr>
              <w:spacing w:after="0"/>
              <w:jc w:val="left"/>
              <w:rPr>
                <w:sz w:val="18"/>
                <w:szCs w:val="18"/>
                <w:lang w:val="fr-FR" w:eastAsia="en-US"/>
              </w:rPr>
            </w:pPr>
            <w:r w:rsidRPr="002566FD">
              <w:rPr>
                <w:b/>
                <w:sz w:val="18"/>
                <w:szCs w:val="18"/>
                <w:lang w:val="fr-FR" w:eastAsia="en-US"/>
              </w:rPr>
              <w:t>Question</w:t>
            </w:r>
          </w:p>
        </w:tc>
        <w:tc>
          <w:tcPr>
            <w:tcW w:w="2835" w:type="dxa"/>
            <w:noWrap/>
          </w:tcPr>
          <w:p w14:paraId="53D83745" w14:textId="0C370233" w:rsidR="003871C1" w:rsidRPr="002566FD" w:rsidRDefault="003871C1" w:rsidP="003871C1">
            <w:pPr>
              <w:spacing w:after="0"/>
              <w:jc w:val="left"/>
              <w:rPr>
                <w:sz w:val="18"/>
                <w:szCs w:val="18"/>
                <w:lang w:val="fr-FR" w:eastAsia="en-US"/>
              </w:rPr>
            </w:pPr>
            <w:r w:rsidRPr="002566FD">
              <w:rPr>
                <w:b/>
                <w:sz w:val="18"/>
                <w:szCs w:val="18"/>
                <w:lang w:val="fr-FR" w:eastAsia="en-US"/>
              </w:rPr>
              <w:t>Modalité réponse</w:t>
            </w:r>
          </w:p>
        </w:tc>
        <w:tc>
          <w:tcPr>
            <w:tcW w:w="1699" w:type="dxa"/>
            <w:noWrap/>
          </w:tcPr>
          <w:p w14:paraId="28CD3845" w14:textId="355C0F9B" w:rsidR="003871C1" w:rsidRPr="002566FD" w:rsidRDefault="003871C1" w:rsidP="003871C1">
            <w:pPr>
              <w:spacing w:after="0"/>
              <w:jc w:val="left"/>
              <w:rPr>
                <w:sz w:val="18"/>
                <w:szCs w:val="18"/>
                <w:lang w:val="fr-FR" w:eastAsia="en-US"/>
              </w:rPr>
            </w:pPr>
            <w:r w:rsidRPr="002566FD">
              <w:rPr>
                <w:b/>
                <w:sz w:val="18"/>
                <w:szCs w:val="18"/>
                <w:lang w:val="fr-FR" w:eastAsia="en-US"/>
              </w:rPr>
              <w:t>Instruction</w:t>
            </w:r>
          </w:p>
        </w:tc>
      </w:tr>
      <w:tr w:rsidR="003871C1" w:rsidRPr="002566FD" w14:paraId="3541C20D" w14:textId="77777777" w:rsidTr="003871C1">
        <w:trPr>
          <w:trHeight w:val="547"/>
        </w:trPr>
        <w:tc>
          <w:tcPr>
            <w:tcW w:w="1294" w:type="dxa"/>
            <w:noWrap/>
            <w:vAlign w:val="bottom"/>
            <w:hideMark/>
          </w:tcPr>
          <w:p w14:paraId="68DCA1A8" w14:textId="77777777" w:rsidR="003871C1" w:rsidRPr="002566FD" w:rsidRDefault="003871C1" w:rsidP="003871C1">
            <w:pPr>
              <w:spacing w:after="0"/>
              <w:jc w:val="left"/>
              <w:rPr>
                <w:sz w:val="18"/>
                <w:szCs w:val="18"/>
                <w:lang w:val="fr-FR" w:eastAsia="en-US"/>
              </w:rPr>
            </w:pPr>
            <w:r w:rsidRPr="002566FD">
              <w:rPr>
                <w:color w:val="000000"/>
                <w:sz w:val="18"/>
                <w:szCs w:val="18"/>
                <w:lang w:val="fr-FR" w:eastAsia="en-US"/>
              </w:rPr>
              <w:t>C1</w:t>
            </w:r>
          </w:p>
        </w:tc>
        <w:tc>
          <w:tcPr>
            <w:tcW w:w="3946" w:type="dxa"/>
            <w:hideMark/>
          </w:tcPr>
          <w:p w14:paraId="73328F1B" w14:textId="77777777" w:rsidR="003871C1" w:rsidRPr="002566FD" w:rsidRDefault="003871C1" w:rsidP="003871C1">
            <w:pPr>
              <w:spacing w:after="0"/>
              <w:jc w:val="left"/>
              <w:rPr>
                <w:sz w:val="18"/>
                <w:szCs w:val="18"/>
                <w:lang w:val="fr-FR" w:eastAsia="en-US"/>
              </w:rPr>
            </w:pPr>
            <w:r w:rsidRPr="002566FD">
              <w:rPr>
                <w:sz w:val="18"/>
                <w:szCs w:val="18"/>
                <w:lang w:val="fr-FR" w:eastAsia="en-US"/>
              </w:rPr>
              <w:t>Votre ménage a-t-il possédé des terres ces 12 derniers mois?</w:t>
            </w:r>
          </w:p>
        </w:tc>
        <w:tc>
          <w:tcPr>
            <w:tcW w:w="2835" w:type="dxa"/>
            <w:noWrap/>
            <w:hideMark/>
          </w:tcPr>
          <w:p w14:paraId="75A90048" w14:textId="77777777" w:rsidR="003871C1" w:rsidRPr="002566FD" w:rsidRDefault="003871C1" w:rsidP="003871C1">
            <w:pPr>
              <w:spacing w:after="0"/>
              <w:jc w:val="left"/>
              <w:rPr>
                <w:sz w:val="18"/>
                <w:szCs w:val="18"/>
                <w:lang w:val="fr-FR" w:eastAsia="en-US"/>
              </w:rPr>
            </w:pPr>
            <w:r w:rsidRPr="002566FD">
              <w:rPr>
                <w:sz w:val="18"/>
                <w:szCs w:val="18"/>
                <w:lang w:val="fr-FR" w:eastAsia="en-US"/>
              </w:rPr>
              <w:t>1. Oui</w:t>
            </w:r>
          </w:p>
          <w:p w14:paraId="6F7CC590" w14:textId="77777777" w:rsidR="003871C1" w:rsidRPr="002566FD" w:rsidRDefault="003871C1" w:rsidP="003871C1">
            <w:pPr>
              <w:spacing w:after="0"/>
              <w:jc w:val="left"/>
              <w:rPr>
                <w:sz w:val="18"/>
                <w:szCs w:val="18"/>
                <w:lang w:val="fr-FR" w:eastAsia="en-US"/>
              </w:rPr>
            </w:pPr>
            <w:r w:rsidRPr="002566FD">
              <w:rPr>
                <w:sz w:val="18"/>
                <w:szCs w:val="18"/>
                <w:lang w:val="fr-FR" w:eastAsia="en-US"/>
              </w:rPr>
              <w:t>2. Non</w:t>
            </w:r>
          </w:p>
        </w:tc>
        <w:tc>
          <w:tcPr>
            <w:tcW w:w="1699" w:type="dxa"/>
            <w:noWrap/>
          </w:tcPr>
          <w:p w14:paraId="20B40573" w14:textId="3CD80FCA" w:rsidR="003871C1" w:rsidRPr="002566FD" w:rsidRDefault="003871C1" w:rsidP="003871C1">
            <w:pPr>
              <w:spacing w:after="0"/>
              <w:jc w:val="left"/>
              <w:rPr>
                <w:sz w:val="18"/>
                <w:szCs w:val="18"/>
                <w:lang w:val="fr-FR" w:eastAsia="en-US"/>
              </w:rPr>
            </w:pPr>
          </w:p>
        </w:tc>
      </w:tr>
      <w:tr w:rsidR="003871C1" w:rsidRPr="002566FD" w14:paraId="6B2EF2EF" w14:textId="77777777" w:rsidTr="00DF2BF0">
        <w:trPr>
          <w:trHeight w:val="820"/>
        </w:trPr>
        <w:tc>
          <w:tcPr>
            <w:tcW w:w="1294" w:type="dxa"/>
            <w:noWrap/>
            <w:vAlign w:val="bottom"/>
          </w:tcPr>
          <w:p w14:paraId="36BE4C2F" w14:textId="77777777" w:rsidR="003871C1" w:rsidRPr="002566FD" w:rsidRDefault="003871C1" w:rsidP="003871C1">
            <w:pPr>
              <w:spacing w:after="0"/>
              <w:jc w:val="left"/>
              <w:rPr>
                <w:sz w:val="18"/>
                <w:szCs w:val="18"/>
                <w:lang w:val="fr-FR" w:eastAsia="en-US"/>
              </w:rPr>
            </w:pPr>
            <w:r w:rsidRPr="002566FD">
              <w:rPr>
                <w:color w:val="000000"/>
                <w:sz w:val="18"/>
                <w:szCs w:val="18"/>
                <w:lang w:val="fr-FR" w:eastAsia="en-US"/>
              </w:rPr>
              <w:t>C2</w:t>
            </w:r>
          </w:p>
        </w:tc>
        <w:tc>
          <w:tcPr>
            <w:tcW w:w="3946" w:type="dxa"/>
          </w:tcPr>
          <w:p w14:paraId="3D7D6A49" w14:textId="77777777" w:rsidR="003871C1" w:rsidRPr="002566FD" w:rsidRDefault="003871C1" w:rsidP="003871C1">
            <w:pPr>
              <w:spacing w:after="0"/>
              <w:jc w:val="left"/>
              <w:rPr>
                <w:sz w:val="18"/>
                <w:szCs w:val="18"/>
                <w:lang w:val="fr-FR" w:eastAsia="en-US"/>
              </w:rPr>
            </w:pPr>
            <w:r w:rsidRPr="002566FD">
              <w:rPr>
                <w:sz w:val="18"/>
                <w:szCs w:val="18"/>
                <w:lang w:val="fr-FR" w:eastAsia="en-US"/>
              </w:rPr>
              <w:t>Quelle est la superficie totale de terres possédées par votre ménage ?</w:t>
            </w:r>
          </w:p>
        </w:tc>
        <w:tc>
          <w:tcPr>
            <w:tcW w:w="2835" w:type="dxa"/>
            <w:noWrap/>
          </w:tcPr>
          <w:p w14:paraId="0F6349BD" w14:textId="2C5D6D78" w:rsidR="003871C1" w:rsidRPr="002566FD" w:rsidRDefault="003871C1" w:rsidP="003871C1">
            <w:pPr>
              <w:spacing w:after="0"/>
              <w:jc w:val="left"/>
              <w:rPr>
                <w:sz w:val="18"/>
                <w:szCs w:val="18"/>
                <w:lang w:val="fr-FR" w:eastAsia="en-US"/>
              </w:rPr>
            </w:pPr>
          </w:p>
        </w:tc>
        <w:tc>
          <w:tcPr>
            <w:tcW w:w="1699" w:type="dxa"/>
            <w:noWrap/>
          </w:tcPr>
          <w:p w14:paraId="6F109B9E" w14:textId="314482DF" w:rsidR="003871C1" w:rsidRPr="002566FD" w:rsidRDefault="003871C1" w:rsidP="003871C1">
            <w:pPr>
              <w:spacing w:after="0"/>
              <w:jc w:val="left"/>
              <w:rPr>
                <w:sz w:val="18"/>
                <w:szCs w:val="18"/>
                <w:lang w:val="fr-FR" w:eastAsia="en-US"/>
              </w:rPr>
            </w:pPr>
            <w:r w:rsidRPr="002566FD">
              <w:rPr>
                <w:sz w:val="18"/>
                <w:szCs w:val="18"/>
                <w:lang w:val="fr-FR" w:eastAsia="en-US"/>
              </w:rPr>
              <w:t>Réponse en ha</w:t>
            </w:r>
          </w:p>
        </w:tc>
      </w:tr>
      <w:tr w:rsidR="003871C1" w:rsidRPr="000B78B3" w14:paraId="7C81A7E1" w14:textId="77777777" w:rsidTr="003871C1">
        <w:trPr>
          <w:trHeight w:val="805"/>
        </w:trPr>
        <w:tc>
          <w:tcPr>
            <w:tcW w:w="1294" w:type="dxa"/>
            <w:noWrap/>
            <w:vAlign w:val="bottom"/>
            <w:hideMark/>
          </w:tcPr>
          <w:p w14:paraId="032AA274" w14:textId="77777777" w:rsidR="003871C1" w:rsidRPr="002566FD" w:rsidRDefault="003871C1" w:rsidP="003871C1">
            <w:pPr>
              <w:spacing w:after="0"/>
              <w:jc w:val="left"/>
              <w:rPr>
                <w:sz w:val="18"/>
                <w:szCs w:val="18"/>
                <w:lang w:val="fr-FR" w:eastAsia="en-US"/>
              </w:rPr>
            </w:pPr>
            <w:r w:rsidRPr="002566FD">
              <w:rPr>
                <w:color w:val="000000"/>
                <w:sz w:val="18"/>
                <w:szCs w:val="18"/>
                <w:lang w:val="fr-FR" w:eastAsia="en-US"/>
              </w:rPr>
              <w:t>C3</w:t>
            </w:r>
          </w:p>
        </w:tc>
        <w:tc>
          <w:tcPr>
            <w:tcW w:w="3946" w:type="dxa"/>
            <w:hideMark/>
          </w:tcPr>
          <w:p w14:paraId="15A6F7B6" w14:textId="77777777" w:rsidR="003871C1" w:rsidRPr="002566FD" w:rsidRDefault="003871C1" w:rsidP="003871C1">
            <w:pPr>
              <w:spacing w:after="0"/>
              <w:jc w:val="left"/>
              <w:rPr>
                <w:sz w:val="18"/>
                <w:szCs w:val="18"/>
                <w:lang w:val="fr-FR" w:eastAsia="en-US"/>
              </w:rPr>
            </w:pPr>
            <w:r w:rsidRPr="002566FD">
              <w:rPr>
                <w:sz w:val="18"/>
                <w:szCs w:val="18"/>
                <w:lang w:val="fr-FR" w:eastAsia="en-US"/>
              </w:rPr>
              <w:t>Quelle est la superficie totale de terre cultivées par votre ménage au cours de la saison agricole en cours ?</w:t>
            </w:r>
          </w:p>
        </w:tc>
        <w:tc>
          <w:tcPr>
            <w:tcW w:w="2835" w:type="dxa"/>
            <w:noWrap/>
            <w:hideMark/>
          </w:tcPr>
          <w:p w14:paraId="4179C41B" w14:textId="77777777" w:rsidR="003871C1" w:rsidRPr="002566FD" w:rsidRDefault="003871C1" w:rsidP="003871C1">
            <w:pPr>
              <w:spacing w:after="0"/>
              <w:jc w:val="left"/>
              <w:rPr>
                <w:sz w:val="18"/>
                <w:szCs w:val="18"/>
                <w:lang w:val="fr-FR" w:eastAsia="en-US"/>
              </w:rPr>
            </w:pPr>
          </w:p>
        </w:tc>
        <w:tc>
          <w:tcPr>
            <w:tcW w:w="1699" w:type="dxa"/>
            <w:noWrap/>
          </w:tcPr>
          <w:p w14:paraId="7765191F" w14:textId="77777777" w:rsidR="003871C1" w:rsidRPr="002566FD" w:rsidRDefault="003871C1" w:rsidP="003871C1">
            <w:pPr>
              <w:spacing w:after="0"/>
              <w:jc w:val="left"/>
              <w:rPr>
                <w:sz w:val="18"/>
                <w:szCs w:val="18"/>
                <w:lang w:val="fr-FR" w:eastAsia="en-US"/>
              </w:rPr>
            </w:pPr>
          </w:p>
        </w:tc>
      </w:tr>
      <w:tr w:rsidR="003871C1" w:rsidRPr="002566FD" w14:paraId="5F4BB59E" w14:textId="77777777" w:rsidTr="00DF2BF0">
        <w:trPr>
          <w:trHeight w:val="1039"/>
        </w:trPr>
        <w:tc>
          <w:tcPr>
            <w:tcW w:w="1294" w:type="dxa"/>
            <w:noWrap/>
            <w:vAlign w:val="bottom"/>
          </w:tcPr>
          <w:p w14:paraId="1512590E" w14:textId="77777777" w:rsidR="003871C1" w:rsidRPr="002566FD" w:rsidRDefault="003871C1" w:rsidP="003871C1">
            <w:pPr>
              <w:spacing w:after="0"/>
              <w:jc w:val="left"/>
              <w:rPr>
                <w:sz w:val="18"/>
                <w:szCs w:val="18"/>
                <w:lang w:val="fr-FR" w:eastAsia="en-US"/>
              </w:rPr>
            </w:pPr>
            <w:r w:rsidRPr="002566FD">
              <w:rPr>
                <w:color w:val="000000"/>
                <w:sz w:val="18"/>
                <w:szCs w:val="18"/>
                <w:lang w:val="fr-FR" w:eastAsia="en-US"/>
              </w:rPr>
              <w:t>C4</w:t>
            </w:r>
          </w:p>
        </w:tc>
        <w:tc>
          <w:tcPr>
            <w:tcW w:w="3946" w:type="dxa"/>
          </w:tcPr>
          <w:p w14:paraId="7BEF1A5D" w14:textId="77777777" w:rsidR="003871C1" w:rsidRPr="002566FD" w:rsidDel="000129EF" w:rsidRDefault="003871C1" w:rsidP="003871C1">
            <w:pPr>
              <w:spacing w:after="0"/>
              <w:jc w:val="left"/>
              <w:rPr>
                <w:sz w:val="18"/>
                <w:szCs w:val="18"/>
                <w:lang w:val="fr-FR" w:eastAsia="en-US"/>
              </w:rPr>
            </w:pPr>
            <w:r w:rsidRPr="002566FD">
              <w:rPr>
                <w:sz w:val="18"/>
                <w:szCs w:val="18"/>
                <w:lang w:val="fr-FR" w:eastAsia="en-US"/>
              </w:rPr>
              <w:t>Avez-vous acheté des semences améliorées pour utiliser sur n’importe lequel de vos champs au cours de la saison agricole en cours ?</w:t>
            </w:r>
          </w:p>
        </w:tc>
        <w:tc>
          <w:tcPr>
            <w:tcW w:w="2835" w:type="dxa"/>
            <w:noWrap/>
          </w:tcPr>
          <w:p w14:paraId="1ED36F67" w14:textId="77777777" w:rsidR="003871C1" w:rsidRPr="002566FD" w:rsidRDefault="003871C1" w:rsidP="003871C1">
            <w:pPr>
              <w:spacing w:after="0"/>
              <w:jc w:val="left"/>
              <w:rPr>
                <w:sz w:val="18"/>
                <w:szCs w:val="18"/>
                <w:lang w:val="fr-FR" w:eastAsia="en-US"/>
              </w:rPr>
            </w:pPr>
            <w:r w:rsidRPr="002566FD">
              <w:rPr>
                <w:sz w:val="18"/>
                <w:szCs w:val="18"/>
                <w:lang w:val="fr-FR" w:eastAsia="en-US"/>
              </w:rPr>
              <w:t>1. Oui</w:t>
            </w:r>
          </w:p>
          <w:p w14:paraId="30658195" w14:textId="77777777" w:rsidR="003871C1" w:rsidRPr="002566FD" w:rsidRDefault="003871C1" w:rsidP="003871C1">
            <w:pPr>
              <w:spacing w:after="0"/>
              <w:jc w:val="left"/>
              <w:rPr>
                <w:sz w:val="18"/>
                <w:szCs w:val="18"/>
                <w:lang w:val="fr-FR" w:eastAsia="en-US"/>
              </w:rPr>
            </w:pPr>
            <w:r w:rsidRPr="002566FD">
              <w:rPr>
                <w:sz w:val="18"/>
                <w:szCs w:val="18"/>
                <w:lang w:val="fr-FR" w:eastAsia="en-US"/>
              </w:rPr>
              <w:t>2. Non</w:t>
            </w:r>
          </w:p>
        </w:tc>
        <w:tc>
          <w:tcPr>
            <w:tcW w:w="1699" w:type="dxa"/>
            <w:noWrap/>
          </w:tcPr>
          <w:p w14:paraId="41290FB0" w14:textId="47E27DD7" w:rsidR="003871C1" w:rsidRPr="002566FD" w:rsidRDefault="003871C1" w:rsidP="003871C1">
            <w:pPr>
              <w:spacing w:after="0"/>
              <w:jc w:val="left"/>
              <w:rPr>
                <w:sz w:val="18"/>
                <w:szCs w:val="18"/>
                <w:lang w:val="fr-FR" w:eastAsia="en-US"/>
              </w:rPr>
            </w:pPr>
          </w:p>
        </w:tc>
      </w:tr>
      <w:tr w:rsidR="003871C1" w:rsidRPr="000B78B3" w14:paraId="6CF84E15" w14:textId="77777777" w:rsidTr="00DF2BF0">
        <w:trPr>
          <w:trHeight w:val="823"/>
        </w:trPr>
        <w:tc>
          <w:tcPr>
            <w:tcW w:w="1294" w:type="dxa"/>
            <w:noWrap/>
            <w:vAlign w:val="bottom"/>
          </w:tcPr>
          <w:p w14:paraId="768350B4" w14:textId="77777777" w:rsidR="003871C1" w:rsidRPr="002566FD" w:rsidRDefault="003871C1" w:rsidP="003871C1">
            <w:pPr>
              <w:spacing w:after="0"/>
              <w:jc w:val="left"/>
              <w:rPr>
                <w:sz w:val="18"/>
                <w:szCs w:val="18"/>
                <w:lang w:val="fr-FR" w:eastAsia="en-US"/>
              </w:rPr>
            </w:pPr>
            <w:r w:rsidRPr="002566FD">
              <w:rPr>
                <w:color w:val="000000"/>
                <w:sz w:val="18"/>
                <w:szCs w:val="18"/>
                <w:lang w:val="fr-FR" w:eastAsia="en-US"/>
              </w:rPr>
              <w:t>C5</w:t>
            </w:r>
          </w:p>
        </w:tc>
        <w:tc>
          <w:tcPr>
            <w:tcW w:w="3946" w:type="dxa"/>
          </w:tcPr>
          <w:p w14:paraId="26BBEF38" w14:textId="77777777" w:rsidR="003871C1" w:rsidRPr="002566FD" w:rsidDel="000129EF" w:rsidRDefault="003871C1" w:rsidP="003871C1">
            <w:pPr>
              <w:spacing w:after="0"/>
              <w:jc w:val="left"/>
              <w:rPr>
                <w:sz w:val="18"/>
                <w:szCs w:val="18"/>
                <w:lang w:val="fr-FR" w:eastAsia="en-US"/>
              </w:rPr>
            </w:pPr>
            <w:r w:rsidRPr="002566FD">
              <w:rPr>
                <w:sz w:val="18"/>
                <w:szCs w:val="18"/>
                <w:lang w:val="fr-FR" w:eastAsia="en-US"/>
              </w:rPr>
              <w:t xml:space="preserve">Quelle est la valeur totale des semences améliorées achetées ? </w:t>
            </w:r>
          </w:p>
        </w:tc>
        <w:tc>
          <w:tcPr>
            <w:tcW w:w="2835" w:type="dxa"/>
            <w:noWrap/>
          </w:tcPr>
          <w:p w14:paraId="12D50B7E" w14:textId="77777777" w:rsidR="003871C1" w:rsidRPr="002566FD" w:rsidRDefault="003871C1" w:rsidP="003871C1">
            <w:pPr>
              <w:spacing w:after="0"/>
              <w:jc w:val="left"/>
              <w:rPr>
                <w:sz w:val="18"/>
                <w:szCs w:val="18"/>
                <w:lang w:val="fr-FR" w:eastAsia="en-US"/>
              </w:rPr>
            </w:pPr>
          </w:p>
        </w:tc>
        <w:tc>
          <w:tcPr>
            <w:tcW w:w="1699" w:type="dxa"/>
            <w:noWrap/>
          </w:tcPr>
          <w:p w14:paraId="12269394" w14:textId="77777777" w:rsidR="003871C1" w:rsidRPr="002566FD" w:rsidRDefault="003871C1" w:rsidP="003871C1">
            <w:pPr>
              <w:spacing w:after="0"/>
              <w:jc w:val="left"/>
              <w:rPr>
                <w:sz w:val="18"/>
                <w:szCs w:val="18"/>
                <w:lang w:val="fr-FR" w:eastAsia="en-US"/>
              </w:rPr>
            </w:pPr>
          </w:p>
        </w:tc>
      </w:tr>
      <w:tr w:rsidR="003871C1" w:rsidRPr="002566FD" w14:paraId="7B4D0258" w14:textId="77777777" w:rsidTr="00DF2BF0">
        <w:trPr>
          <w:trHeight w:val="805"/>
        </w:trPr>
        <w:tc>
          <w:tcPr>
            <w:tcW w:w="1294" w:type="dxa"/>
            <w:noWrap/>
            <w:vAlign w:val="bottom"/>
          </w:tcPr>
          <w:p w14:paraId="0CD87A1C" w14:textId="77777777" w:rsidR="003871C1" w:rsidRPr="002566FD" w:rsidRDefault="003871C1" w:rsidP="003871C1">
            <w:pPr>
              <w:spacing w:after="0"/>
              <w:jc w:val="left"/>
              <w:rPr>
                <w:sz w:val="18"/>
                <w:szCs w:val="18"/>
                <w:lang w:val="fr-FR" w:eastAsia="en-US"/>
              </w:rPr>
            </w:pPr>
            <w:r w:rsidRPr="002566FD">
              <w:rPr>
                <w:color w:val="000000"/>
                <w:sz w:val="18"/>
                <w:szCs w:val="18"/>
                <w:lang w:val="fr-FR" w:eastAsia="en-US"/>
              </w:rPr>
              <w:t>C6</w:t>
            </w:r>
          </w:p>
        </w:tc>
        <w:tc>
          <w:tcPr>
            <w:tcW w:w="3946" w:type="dxa"/>
          </w:tcPr>
          <w:p w14:paraId="67D14F06" w14:textId="77777777" w:rsidR="003871C1" w:rsidRPr="002566FD" w:rsidDel="000129EF" w:rsidRDefault="003871C1" w:rsidP="003871C1">
            <w:pPr>
              <w:spacing w:after="0"/>
              <w:jc w:val="left"/>
              <w:rPr>
                <w:sz w:val="18"/>
                <w:szCs w:val="18"/>
                <w:lang w:val="fr-FR" w:eastAsia="en-US"/>
              </w:rPr>
            </w:pPr>
            <w:r w:rsidRPr="002566FD">
              <w:rPr>
                <w:sz w:val="18"/>
                <w:szCs w:val="18"/>
                <w:lang w:val="fr-FR" w:eastAsia="en-US"/>
              </w:rPr>
              <w:t>Avez-vous acheté des engrais chimiques pour utiliser sur n’importe lequel de vos champs au cours de la saison agricole en cours ?</w:t>
            </w:r>
          </w:p>
        </w:tc>
        <w:tc>
          <w:tcPr>
            <w:tcW w:w="2835" w:type="dxa"/>
            <w:noWrap/>
          </w:tcPr>
          <w:p w14:paraId="63D184A0" w14:textId="77777777" w:rsidR="003871C1" w:rsidRPr="002566FD" w:rsidRDefault="003871C1" w:rsidP="003871C1">
            <w:pPr>
              <w:spacing w:after="0"/>
              <w:jc w:val="left"/>
              <w:rPr>
                <w:sz w:val="18"/>
                <w:szCs w:val="18"/>
                <w:lang w:val="fr-FR" w:eastAsia="en-US"/>
              </w:rPr>
            </w:pPr>
            <w:r w:rsidRPr="002566FD">
              <w:rPr>
                <w:sz w:val="18"/>
                <w:szCs w:val="18"/>
                <w:lang w:val="fr-FR" w:eastAsia="en-US"/>
              </w:rPr>
              <w:t>1. Oui</w:t>
            </w:r>
          </w:p>
          <w:p w14:paraId="77D9DA18" w14:textId="77777777" w:rsidR="003871C1" w:rsidRPr="002566FD" w:rsidRDefault="003871C1" w:rsidP="003871C1">
            <w:pPr>
              <w:spacing w:after="0"/>
              <w:jc w:val="left"/>
              <w:rPr>
                <w:sz w:val="18"/>
                <w:szCs w:val="18"/>
                <w:lang w:val="fr-FR" w:eastAsia="en-US"/>
              </w:rPr>
            </w:pPr>
            <w:r w:rsidRPr="002566FD">
              <w:rPr>
                <w:sz w:val="18"/>
                <w:szCs w:val="18"/>
                <w:lang w:val="fr-FR" w:eastAsia="en-US"/>
              </w:rPr>
              <w:t>2. Non</w:t>
            </w:r>
          </w:p>
        </w:tc>
        <w:tc>
          <w:tcPr>
            <w:tcW w:w="1699" w:type="dxa"/>
            <w:noWrap/>
          </w:tcPr>
          <w:p w14:paraId="7B90C11A" w14:textId="5702898E" w:rsidR="003871C1" w:rsidRPr="002566FD" w:rsidRDefault="003871C1" w:rsidP="003871C1">
            <w:pPr>
              <w:spacing w:after="0"/>
              <w:jc w:val="left"/>
              <w:rPr>
                <w:sz w:val="18"/>
                <w:szCs w:val="18"/>
                <w:lang w:val="fr-FR" w:eastAsia="en-US"/>
              </w:rPr>
            </w:pPr>
          </w:p>
        </w:tc>
      </w:tr>
      <w:tr w:rsidR="003871C1" w:rsidRPr="000B78B3" w14:paraId="6CC72C5F" w14:textId="77777777" w:rsidTr="00DF2BF0">
        <w:trPr>
          <w:trHeight w:val="805"/>
        </w:trPr>
        <w:tc>
          <w:tcPr>
            <w:tcW w:w="1294" w:type="dxa"/>
            <w:noWrap/>
            <w:vAlign w:val="bottom"/>
          </w:tcPr>
          <w:p w14:paraId="545FEC91" w14:textId="77777777" w:rsidR="003871C1" w:rsidRPr="002566FD" w:rsidRDefault="003871C1" w:rsidP="003871C1">
            <w:pPr>
              <w:spacing w:after="0"/>
              <w:jc w:val="left"/>
              <w:rPr>
                <w:sz w:val="18"/>
                <w:szCs w:val="18"/>
                <w:lang w:val="fr-FR" w:eastAsia="en-US"/>
              </w:rPr>
            </w:pPr>
            <w:r w:rsidRPr="002566FD">
              <w:rPr>
                <w:color w:val="000000"/>
                <w:sz w:val="18"/>
                <w:szCs w:val="18"/>
                <w:lang w:val="fr-FR" w:eastAsia="en-US"/>
              </w:rPr>
              <w:lastRenderedPageBreak/>
              <w:t>C7</w:t>
            </w:r>
          </w:p>
        </w:tc>
        <w:tc>
          <w:tcPr>
            <w:tcW w:w="3946" w:type="dxa"/>
          </w:tcPr>
          <w:p w14:paraId="7F036797" w14:textId="77777777" w:rsidR="003871C1" w:rsidRPr="002566FD" w:rsidDel="000129EF" w:rsidRDefault="003871C1" w:rsidP="003871C1">
            <w:pPr>
              <w:spacing w:after="0"/>
              <w:jc w:val="left"/>
              <w:rPr>
                <w:sz w:val="18"/>
                <w:szCs w:val="18"/>
                <w:lang w:val="fr-FR" w:eastAsia="en-US"/>
              </w:rPr>
            </w:pPr>
            <w:r w:rsidRPr="002566FD">
              <w:rPr>
                <w:sz w:val="18"/>
                <w:szCs w:val="18"/>
                <w:lang w:val="fr-FR" w:eastAsia="en-US"/>
              </w:rPr>
              <w:t xml:space="preserve">Quelle est la valeur totale des engrais chimiques achetés ? </w:t>
            </w:r>
          </w:p>
        </w:tc>
        <w:tc>
          <w:tcPr>
            <w:tcW w:w="2835" w:type="dxa"/>
            <w:noWrap/>
          </w:tcPr>
          <w:p w14:paraId="40AA01CB" w14:textId="77777777" w:rsidR="003871C1" w:rsidRPr="002566FD" w:rsidRDefault="003871C1" w:rsidP="003871C1">
            <w:pPr>
              <w:spacing w:after="0"/>
              <w:jc w:val="left"/>
              <w:rPr>
                <w:sz w:val="18"/>
                <w:szCs w:val="18"/>
                <w:lang w:val="fr-FR" w:eastAsia="en-US"/>
              </w:rPr>
            </w:pPr>
          </w:p>
        </w:tc>
        <w:tc>
          <w:tcPr>
            <w:tcW w:w="1699" w:type="dxa"/>
            <w:noWrap/>
          </w:tcPr>
          <w:p w14:paraId="55139EFD" w14:textId="77777777" w:rsidR="003871C1" w:rsidRPr="002566FD" w:rsidRDefault="003871C1" w:rsidP="003871C1">
            <w:pPr>
              <w:spacing w:after="0"/>
              <w:jc w:val="left"/>
              <w:rPr>
                <w:sz w:val="18"/>
                <w:szCs w:val="18"/>
                <w:lang w:val="fr-FR" w:eastAsia="en-US"/>
              </w:rPr>
            </w:pPr>
          </w:p>
        </w:tc>
      </w:tr>
      <w:tr w:rsidR="003871C1" w:rsidRPr="002566FD" w14:paraId="286C18B8" w14:textId="77777777" w:rsidTr="00DF2BF0">
        <w:trPr>
          <w:trHeight w:val="805"/>
        </w:trPr>
        <w:tc>
          <w:tcPr>
            <w:tcW w:w="1294" w:type="dxa"/>
            <w:noWrap/>
            <w:vAlign w:val="bottom"/>
          </w:tcPr>
          <w:p w14:paraId="2FFE17E6" w14:textId="77777777" w:rsidR="003871C1" w:rsidRPr="002566FD" w:rsidRDefault="003871C1" w:rsidP="003871C1">
            <w:pPr>
              <w:spacing w:after="0"/>
              <w:jc w:val="left"/>
              <w:rPr>
                <w:sz w:val="18"/>
                <w:szCs w:val="18"/>
                <w:lang w:val="fr-FR" w:eastAsia="en-US"/>
              </w:rPr>
            </w:pPr>
            <w:r w:rsidRPr="002566FD">
              <w:rPr>
                <w:color w:val="000000"/>
                <w:sz w:val="18"/>
                <w:szCs w:val="18"/>
                <w:lang w:val="fr-FR" w:eastAsia="en-US"/>
              </w:rPr>
              <w:t>C8</w:t>
            </w:r>
          </w:p>
        </w:tc>
        <w:tc>
          <w:tcPr>
            <w:tcW w:w="3946" w:type="dxa"/>
          </w:tcPr>
          <w:p w14:paraId="41E78EDF" w14:textId="77777777" w:rsidR="003871C1" w:rsidRPr="002566FD" w:rsidRDefault="003871C1" w:rsidP="003871C1">
            <w:pPr>
              <w:spacing w:after="0"/>
              <w:jc w:val="left"/>
              <w:rPr>
                <w:sz w:val="18"/>
                <w:szCs w:val="18"/>
                <w:lang w:val="fr-FR" w:eastAsia="en-US"/>
              </w:rPr>
            </w:pPr>
            <w:r w:rsidRPr="002566FD">
              <w:rPr>
                <w:sz w:val="18"/>
                <w:szCs w:val="18"/>
                <w:lang w:val="fr-FR" w:eastAsia="en-US"/>
              </w:rPr>
              <w:t>Avez-vous acheté des engrais organiques pour utiliser sur n’importe lequel de vos champs au cours de la saison agricole en cours ?</w:t>
            </w:r>
          </w:p>
        </w:tc>
        <w:tc>
          <w:tcPr>
            <w:tcW w:w="2835" w:type="dxa"/>
            <w:noWrap/>
          </w:tcPr>
          <w:p w14:paraId="6B60E351" w14:textId="77777777" w:rsidR="003871C1" w:rsidRPr="002566FD" w:rsidRDefault="003871C1" w:rsidP="003871C1">
            <w:pPr>
              <w:spacing w:after="0"/>
              <w:jc w:val="left"/>
              <w:rPr>
                <w:sz w:val="18"/>
                <w:szCs w:val="18"/>
                <w:lang w:val="fr-FR" w:eastAsia="en-US"/>
              </w:rPr>
            </w:pPr>
            <w:r w:rsidRPr="002566FD">
              <w:rPr>
                <w:sz w:val="18"/>
                <w:szCs w:val="18"/>
                <w:lang w:val="fr-FR" w:eastAsia="en-US"/>
              </w:rPr>
              <w:t>1. Oui</w:t>
            </w:r>
          </w:p>
          <w:p w14:paraId="7EFD8040" w14:textId="77777777" w:rsidR="003871C1" w:rsidRPr="002566FD" w:rsidRDefault="003871C1" w:rsidP="003871C1">
            <w:pPr>
              <w:spacing w:after="0"/>
              <w:jc w:val="left"/>
              <w:rPr>
                <w:sz w:val="18"/>
                <w:szCs w:val="18"/>
                <w:lang w:val="fr-FR" w:eastAsia="en-US"/>
              </w:rPr>
            </w:pPr>
            <w:r w:rsidRPr="002566FD">
              <w:rPr>
                <w:sz w:val="18"/>
                <w:szCs w:val="18"/>
                <w:lang w:val="fr-FR" w:eastAsia="en-US"/>
              </w:rPr>
              <w:t>2. Non</w:t>
            </w:r>
          </w:p>
        </w:tc>
        <w:tc>
          <w:tcPr>
            <w:tcW w:w="1699" w:type="dxa"/>
            <w:noWrap/>
          </w:tcPr>
          <w:p w14:paraId="5E2E11C2" w14:textId="1763EE5F" w:rsidR="003871C1" w:rsidRPr="002566FD" w:rsidRDefault="003871C1" w:rsidP="003871C1">
            <w:pPr>
              <w:spacing w:after="0"/>
              <w:jc w:val="left"/>
              <w:rPr>
                <w:sz w:val="18"/>
                <w:szCs w:val="18"/>
                <w:lang w:val="fr-FR" w:eastAsia="en-US"/>
              </w:rPr>
            </w:pPr>
          </w:p>
        </w:tc>
      </w:tr>
      <w:tr w:rsidR="003871C1" w:rsidRPr="000B78B3" w14:paraId="2EE2C9BE" w14:textId="77777777" w:rsidTr="00DF2BF0">
        <w:trPr>
          <w:trHeight w:val="805"/>
        </w:trPr>
        <w:tc>
          <w:tcPr>
            <w:tcW w:w="1294" w:type="dxa"/>
            <w:noWrap/>
            <w:vAlign w:val="bottom"/>
          </w:tcPr>
          <w:p w14:paraId="55FD0B22" w14:textId="77777777" w:rsidR="003871C1" w:rsidRPr="002566FD" w:rsidRDefault="003871C1" w:rsidP="003871C1">
            <w:pPr>
              <w:spacing w:after="0"/>
              <w:jc w:val="left"/>
              <w:rPr>
                <w:sz w:val="18"/>
                <w:szCs w:val="18"/>
                <w:lang w:val="fr-FR" w:eastAsia="en-US"/>
              </w:rPr>
            </w:pPr>
            <w:r w:rsidRPr="002566FD">
              <w:rPr>
                <w:color w:val="000000"/>
                <w:sz w:val="18"/>
                <w:szCs w:val="18"/>
                <w:lang w:val="fr-FR" w:eastAsia="en-US"/>
              </w:rPr>
              <w:t>C9</w:t>
            </w:r>
          </w:p>
        </w:tc>
        <w:tc>
          <w:tcPr>
            <w:tcW w:w="3946" w:type="dxa"/>
          </w:tcPr>
          <w:p w14:paraId="67A0EB58" w14:textId="77777777" w:rsidR="003871C1" w:rsidRPr="002566FD" w:rsidRDefault="003871C1" w:rsidP="003871C1">
            <w:pPr>
              <w:spacing w:after="0"/>
              <w:jc w:val="left"/>
              <w:rPr>
                <w:sz w:val="18"/>
                <w:szCs w:val="18"/>
                <w:lang w:val="fr-FR" w:eastAsia="en-US"/>
              </w:rPr>
            </w:pPr>
            <w:r w:rsidRPr="002566FD">
              <w:rPr>
                <w:sz w:val="18"/>
                <w:szCs w:val="18"/>
                <w:lang w:val="fr-FR" w:eastAsia="en-US"/>
              </w:rPr>
              <w:t xml:space="preserve">Quelle est la valeur totale des engrais organiques achetés ? </w:t>
            </w:r>
          </w:p>
        </w:tc>
        <w:tc>
          <w:tcPr>
            <w:tcW w:w="2835" w:type="dxa"/>
            <w:noWrap/>
          </w:tcPr>
          <w:p w14:paraId="23718090" w14:textId="77777777" w:rsidR="003871C1" w:rsidRPr="002566FD" w:rsidRDefault="003871C1" w:rsidP="003871C1">
            <w:pPr>
              <w:spacing w:after="0"/>
              <w:jc w:val="left"/>
              <w:rPr>
                <w:sz w:val="18"/>
                <w:szCs w:val="18"/>
                <w:lang w:val="fr-FR" w:eastAsia="en-US"/>
              </w:rPr>
            </w:pPr>
          </w:p>
        </w:tc>
        <w:tc>
          <w:tcPr>
            <w:tcW w:w="1699" w:type="dxa"/>
            <w:noWrap/>
          </w:tcPr>
          <w:p w14:paraId="545DD5E0" w14:textId="77777777" w:rsidR="003871C1" w:rsidRPr="002566FD" w:rsidRDefault="003871C1" w:rsidP="003871C1">
            <w:pPr>
              <w:spacing w:after="0"/>
              <w:jc w:val="left"/>
              <w:rPr>
                <w:sz w:val="18"/>
                <w:szCs w:val="18"/>
                <w:lang w:val="fr-FR" w:eastAsia="en-US"/>
              </w:rPr>
            </w:pPr>
          </w:p>
        </w:tc>
      </w:tr>
      <w:tr w:rsidR="003871C1" w:rsidRPr="002566FD" w14:paraId="14CBE486" w14:textId="77777777" w:rsidTr="00DF2BF0">
        <w:trPr>
          <w:trHeight w:val="805"/>
        </w:trPr>
        <w:tc>
          <w:tcPr>
            <w:tcW w:w="1294" w:type="dxa"/>
            <w:noWrap/>
            <w:vAlign w:val="bottom"/>
          </w:tcPr>
          <w:p w14:paraId="4D624FEB" w14:textId="77777777" w:rsidR="003871C1" w:rsidRPr="002566FD" w:rsidRDefault="003871C1" w:rsidP="003871C1">
            <w:pPr>
              <w:spacing w:after="0"/>
              <w:jc w:val="left"/>
              <w:rPr>
                <w:sz w:val="18"/>
                <w:szCs w:val="18"/>
                <w:lang w:val="fr-FR" w:eastAsia="en-US"/>
              </w:rPr>
            </w:pPr>
            <w:r w:rsidRPr="002566FD">
              <w:rPr>
                <w:color w:val="000000"/>
                <w:sz w:val="18"/>
                <w:szCs w:val="18"/>
                <w:lang w:val="fr-FR" w:eastAsia="en-US"/>
              </w:rPr>
              <w:t>C10</w:t>
            </w:r>
          </w:p>
        </w:tc>
        <w:tc>
          <w:tcPr>
            <w:tcW w:w="3946" w:type="dxa"/>
          </w:tcPr>
          <w:p w14:paraId="4FA0D8AA" w14:textId="77777777" w:rsidR="003871C1" w:rsidRPr="002566FD" w:rsidRDefault="003871C1" w:rsidP="003871C1">
            <w:pPr>
              <w:spacing w:after="0"/>
              <w:jc w:val="left"/>
              <w:rPr>
                <w:sz w:val="18"/>
                <w:szCs w:val="18"/>
                <w:lang w:val="fr-FR" w:eastAsia="en-US"/>
              </w:rPr>
            </w:pPr>
            <w:r w:rsidRPr="002566FD">
              <w:rPr>
                <w:sz w:val="18"/>
                <w:szCs w:val="18"/>
                <w:lang w:val="fr-FR" w:eastAsia="en-US"/>
              </w:rPr>
              <w:t>Avez-vous acheté des produits phytosanitaires pour utiliser sur n’importe lequel de vos champs au cours de la saison agricole en cours</w:t>
            </w:r>
          </w:p>
        </w:tc>
        <w:tc>
          <w:tcPr>
            <w:tcW w:w="2835" w:type="dxa"/>
            <w:noWrap/>
          </w:tcPr>
          <w:p w14:paraId="68A4D9FB" w14:textId="77777777" w:rsidR="003871C1" w:rsidRPr="002566FD" w:rsidRDefault="003871C1" w:rsidP="003871C1">
            <w:pPr>
              <w:spacing w:after="0"/>
              <w:jc w:val="left"/>
              <w:rPr>
                <w:sz w:val="18"/>
                <w:szCs w:val="18"/>
                <w:lang w:val="fr-FR" w:eastAsia="en-US"/>
              </w:rPr>
            </w:pPr>
            <w:r w:rsidRPr="002566FD">
              <w:rPr>
                <w:sz w:val="18"/>
                <w:szCs w:val="18"/>
                <w:lang w:val="fr-FR" w:eastAsia="en-US"/>
              </w:rPr>
              <w:t>1. Oui</w:t>
            </w:r>
          </w:p>
          <w:p w14:paraId="174B656D" w14:textId="77777777" w:rsidR="003871C1" w:rsidRPr="002566FD" w:rsidRDefault="003871C1" w:rsidP="003871C1">
            <w:pPr>
              <w:spacing w:after="0"/>
              <w:jc w:val="left"/>
              <w:rPr>
                <w:sz w:val="18"/>
                <w:szCs w:val="18"/>
                <w:lang w:val="fr-FR" w:eastAsia="en-US"/>
              </w:rPr>
            </w:pPr>
            <w:r w:rsidRPr="002566FD">
              <w:rPr>
                <w:sz w:val="18"/>
                <w:szCs w:val="18"/>
                <w:lang w:val="fr-FR" w:eastAsia="en-US"/>
              </w:rPr>
              <w:t>2. Non</w:t>
            </w:r>
          </w:p>
        </w:tc>
        <w:tc>
          <w:tcPr>
            <w:tcW w:w="1699" w:type="dxa"/>
            <w:noWrap/>
          </w:tcPr>
          <w:p w14:paraId="427EC803" w14:textId="6FBC678F" w:rsidR="003871C1" w:rsidRPr="002566FD" w:rsidRDefault="003871C1" w:rsidP="003871C1">
            <w:pPr>
              <w:spacing w:after="0"/>
              <w:jc w:val="left"/>
              <w:rPr>
                <w:sz w:val="18"/>
                <w:szCs w:val="18"/>
                <w:lang w:val="fr-FR" w:eastAsia="en-US"/>
              </w:rPr>
            </w:pPr>
          </w:p>
        </w:tc>
      </w:tr>
      <w:tr w:rsidR="003871C1" w:rsidRPr="002566FD" w14:paraId="3AE2149D" w14:textId="77777777" w:rsidTr="00DF2BF0">
        <w:trPr>
          <w:trHeight w:val="805"/>
        </w:trPr>
        <w:tc>
          <w:tcPr>
            <w:tcW w:w="1294" w:type="dxa"/>
            <w:noWrap/>
            <w:vAlign w:val="bottom"/>
          </w:tcPr>
          <w:p w14:paraId="6D0A9C74" w14:textId="77777777" w:rsidR="003871C1" w:rsidRPr="002566FD" w:rsidRDefault="003871C1" w:rsidP="003871C1">
            <w:pPr>
              <w:spacing w:after="0"/>
              <w:jc w:val="left"/>
              <w:rPr>
                <w:sz w:val="18"/>
                <w:szCs w:val="18"/>
                <w:lang w:val="fr-FR" w:eastAsia="en-US"/>
              </w:rPr>
            </w:pPr>
            <w:r w:rsidRPr="002566FD">
              <w:rPr>
                <w:color w:val="000000"/>
                <w:sz w:val="18"/>
                <w:szCs w:val="18"/>
                <w:lang w:val="fr-FR" w:eastAsia="en-US"/>
              </w:rPr>
              <w:t>C11</w:t>
            </w:r>
          </w:p>
        </w:tc>
        <w:tc>
          <w:tcPr>
            <w:tcW w:w="3946" w:type="dxa"/>
          </w:tcPr>
          <w:p w14:paraId="4B20FBAF" w14:textId="77777777" w:rsidR="003871C1" w:rsidRPr="002566FD" w:rsidRDefault="003871C1" w:rsidP="003871C1">
            <w:pPr>
              <w:spacing w:after="0"/>
              <w:jc w:val="left"/>
              <w:rPr>
                <w:sz w:val="18"/>
                <w:szCs w:val="18"/>
                <w:lang w:val="fr-FR" w:eastAsia="en-US"/>
              </w:rPr>
            </w:pPr>
            <w:r w:rsidRPr="002566FD">
              <w:rPr>
                <w:sz w:val="18"/>
                <w:szCs w:val="18"/>
                <w:lang w:val="fr-FR" w:eastAsia="en-US"/>
              </w:rPr>
              <w:t>Quelle est la valeur totale des produits phytosanitaires achetés ?</w:t>
            </w:r>
          </w:p>
        </w:tc>
        <w:tc>
          <w:tcPr>
            <w:tcW w:w="2835" w:type="dxa"/>
            <w:noWrap/>
          </w:tcPr>
          <w:p w14:paraId="4B6457FE" w14:textId="77777777" w:rsidR="003871C1" w:rsidRPr="002566FD" w:rsidRDefault="003871C1" w:rsidP="003871C1">
            <w:pPr>
              <w:spacing w:after="0"/>
              <w:jc w:val="left"/>
              <w:rPr>
                <w:sz w:val="18"/>
                <w:szCs w:val="18"/>
                <w:lang w:val="fr-FR" w:eastAsia="en-US"/>
              </w:rPr>
            </w:pPr>
            <w:r w:rsidRPr="002566FD">
              <w:rPr>
                <w:sz w:val="18"/>
                <w:szCs w:val="18"/>
                <w:lang w:val="fr-FR" w:eastAsia="en-US"/>
              </w:rPr>
              <w:t>FCFA</w:t>
            </w:r>
          </w:p>
        </w:tc>
        <w:tc>
          <w:tcPr>
            <w:tcW w:w="1699" w:type="dxa"/>
            <w:noWrap/>
          </w:tcPr>
          <w:p w14:paraId="639088EF" w14:textId="77777777" w:rsidR="003871C1" w:rsidRPr="002566FD" w:rsidRDefault="003871C1" w:rsidP="003871C1">
            <w:pPr>
              <w:spacing w:after="0"/>
              <w:jc w:val="left"/>
              <w:rPr>
                <w:sz w:val="18"/>
                <w:szCs w:val="18"/>
                <w:lang w:val="fr-FR" w:eastAsia="en-US"/>
              </w:rPr>
            </w:pPr>
          </w:p>
        </w:tc>
      </w:tr>
      <w:tr w:rsidR="003871C1" w:rsidRPr="002566FD" w14:paraId="220B52CC" w14:textId="77777777" w:rsidTr="00DF2BF0">
        <w:trPr>
          <w:trHeight w:val="805"/>
        </w:trPr>
        <w:tc>
          <w:tcPr>
            <w:tcW w:w="1294" w:type="dxa"/>
            <w:noWrap/>
            <w:vAlign w:val="bottom"/>
          </w:tcPr>
          <w:p w14:paraId="0E3D9212" w14:textId="77777777" w:rsidR="003871C1" w:rsidRPr="002566FD" w:rsidRDefault="003871C1" w:rsidP="003871C1">
            <w:pPr>
              <w:spacing w:after="0"/>
              <w:jc w:val="left"/>
              <w:rPr>
                <w:sz w:val="18"/>
                <w:szCs w:val="18"/>
                <w:lang w:val="fr-FR" w:eastAsia="en-US"/>
              </w:rPr>
            </w:pPr>
            <w:r w:rsidRPr="002566FD">
              <w:rPr>
                <w:color w:val="000000"/>
                <w:sz w:val="18"/>
                <w:szCs w:val="18"/>
                <w:lang w:val="fr-FR" w:eastAsia="en-US"/>
              </w:rPr>
              <w:t>C12</w:t>
            </w:r>
          </w:p>
        </w:tc>
        <w:tc>
          <w:tcPr>
            <w:tcW w:w="3946" w:type="dxa"/>
          </w:tcPr>
          <w:p w14:paraId="6B197781" w14:textId="77777777" w:rsidR="003871C1" w:rsidRPr="002566FD" w:rsidRDefault="003871C1" w:rsidP="003871C1">
            <w:pPr>
              <w:spacing w:after="0"/>
              <w:jc w:val="left"/>
              <w:rPr>
                <w:sz w:val="18"/>
                <w:szCs w:val="18"/>
                <w:lang w:val="fr-FR" w:eastAsia="en-US"/>
              </w:rPr>
            </w:pPr>
            <w:r w:rsidRPr="002566FD">
              <w:rPr>
                <w:sz w:val="18"/>
                <w:szCs w:val="18"/>
                <w:lang w:val="fr-FR" w:eastAsia="en-US"/>
              </w:rPr>
              <w:t>Avez-vous acheté/loué de la main d’œuvre agricole pour travailler sur n’importe lequel de vos champs au cours de la saison agricole en cours ?</w:t>
            </w:r>
          </w:p>
        </w:tc>
        <w:tc>
          <w:tcPr>
            <w:tcW w:w="2835" w:type="dxa"/>
            <w:noWrap/>
          </w:tcPr>
          <w:p w14:paraId="4B0A8E31" w14:textId="77777777" w:rsidR="003871C1" w:rsidRPr="002566FD" w:rsidRDefault="003871C1" w:rsidP="003871C1">
            <w:pPr>
              <w:spacing w:after="0"/>
              <w:jc w:val="left"/>
              <w:rPr>
                <w:sz w:val="18"/>
                <w:szCs w:val="18"/>
                <w:lang w:val="fr-FR" w:eastAsia="en-US"/>
              </w:rPr>
            </w:pPr>
            <w:r w:rsidRPr="002566FD">
              <w:rPr>
                <w:sz w:val="18"/>
                <w:szCs w:val="18"/>
                <w:lang w:val="fr-FR" w:eastAsia="en-US"/>
              </w:rPr>
              <w:t>1. Oui</w:t>
            </w:r>
          </w:p>
          <w:p w14:paraId="6EFDD13A" w14:textId="77777777" w:rsidR="003871C1" w:rsidRPr="002566FD" w:rsidRDefault="003871C1" w:rsidP="003871C1">
            <w:pPr>
              <w:spacing w:after="0"/>
              <w:jc w:val="left"/>
              <w:rPr>
                <w:sz w:val="18"/>
                <w:szCs w:val="18"/>
                <w:lang w:val="fr-FR" w:eastAsia="en-US"/>
              </w:rPr>
            </w:pPr>
            <w:r w:rsidRPr="002566FD">
              <w:rPr>
                <w:sz w:val="18"/>
                <w:szCs w:val="18"/>
                <w:lang w:val="fr-FR" w:eastAsia="en-US"/>
              </w:rPr>
              <w:t>2. Non</w:t>
            </w:r>
          </w:p>
        </w:tc>
        <w:tc>
          <w:tcPr>
            <w:tcW w:w="1699" w:type="dxa"/>
            <w:noWrap/>
          </w:tcPr>
          <w:p w14:paraId="1A509FB3" w14:textId="29DDC9DE" w:rsidR="003871C1" w:rsidRPr="002566FD" w:rsidRDefault="003871C1" w:rsidP="003871C1">
            <w:pPr>
              <w:spacing w:after="0"/>
              <w:jc w:val="left"/>
              <w:rPr>
                <w:sz w:val="18"/>
                <w:szCs w:val="18"/>
                <w:lang w:val="fr-FR" w:eastAsia="en-US"/>
              </w:rPr>
            </w:pPr>
          </w:p>
        </w:tc>
      </w:tr>
      <w:tr w:rsidR="003871C1" w:rsidRPr="002566FD" w14:paraId="740025D4" w14:textId="77777777" w:rsidTr="00DF2BF0">
        <w:trPr>
          <w:trHeight w:val="805"/>
        </w:trPr>
        <w:tc>
          <w:tcPr>
            <w:tcW w:w="1294" w:type="dxa"/>
            <w:noWrap/>
            <w:vAlign w:val="bottom"/>
          </w:tcPr>
          <w:p w14:paraId="27741B80" w14:textId="77777777" w:rsidR="003871C1" w:rsidRPr="002566FD" w:rsidRDefault="003871C1" w:rsidP="003871C1">
            <w:pPr>
              <w:spacing w:after="0"/>
              <w:jc w:val="left"/>
              <w:rPr>
                <w:sz w:val="18"/>
                <w:szCs w:val="18"/>
                <w:lang w:val="fr-FR" w:eastAsia="en-US"/>
              </w:rPr>
            </w:pPr>
            <w:r w:rsidRPr="002566FD">
              <w:rPr>
                <w:color w:val="000000"/>
                <w:sz w:val="18"/>
                <w:szCs w:val="18"/>
                <w:lang w:val="fr-FR" w:eastAsia="en-US"/>
              </w:rPr>
              <w:t>C13</w:t>
            </w:r>
          </w:p>
        </w:tc>
        <w:tc>
          <w:tcPr>
            <w:tcW w:w="3946" w:type="dxa"/>
          </w:tcPr>
          <w:p w14:paraId="2C4FCA9A" w14:textId="77777777" w:rsidR="003871C1" w:rsidRPr="002566FD" w:rsidRDefault="003871C1" w:rsidP="003871C1">
            <w:pPr>
              <w:spacing w:after="0"/>
              <w:jc w:val="left"/>
              <w:rPr>
                <w:sz w:val="18"/>
                <w:szCs w:val="18"/>
                <w:lang w:val="fr-FR" w:eastAsia="en-US"/>
              </w:rPr>
            </w:pPr>
            <w:r w:rsidRPr="002566FD">
              <w:rPr>
                <w:sz w:val="18"/>
                <w:szCs w:val="18"/>
                <w:lang w:val="fr-FR" w:eastAsia="en-US"/>
              </w:rPr>
              <w:t>Quelle est la valeur totale de la main d’œuvre achetée ou loué ?</w:t>
            </w:r>
          </w:p>
        </w:tc>
        <w:tc>
          <w:tcPr>
            <w:tcW w:w="2835" w:type="dxa"/>
            <w:noWrap/>
          </w:tcPr>
          <w:p w14:paraId="0C1C4C44" w14:textId="77777777" w:rsidR="003871C1" w:rsidRPr="002566FD" w:rsidRDefault="003871C1" w:rsidP="003871C1">
            <w:pPr>
              <w:spacing w:after="0"/>
              <w:jc w:val="left"/>
              <w:rPr>
                <w:sz w:val="18"/>
                <w:szCs w:val="18"/>
                <w:lang w:val="fr-FR" w:eastAsia="en-US"/>
              </w:rPr>
            </w:pPr>
            <w:r w:rsidRPr="002566FD">
              <w:rPr>
                <w:sz w:val="18"/>
                <w:szCs w:val="18"/>
                <w:lang w:val="fr-FR" w:eastAsia="en-US"/>
              </w:rPr>
              <w:t>FCFA</w:t>
            </w:r>
          </w:p>
        </w:tc>
        <w:tc>
          <w:tcPr>
            <w:tcW w:w="1699" w:type="dxa"/>
            <w:noWrap/>
          </w:tcPr>
          <w:p w14:paraId="34A689C5" w14:textId="77777777" w:rsidR="003871C1" w:rsidRPr="002566FD" w:rsidRDefault="003871C1" w:rsidP="003871C1">
            <w:pPr>
              <w:spacing w:after="0"/>
              <w:jc w:val="left"/>
              <w:rPr>
                <w:sz w:val="18"/>
                <w:szCs w:val="18"/>
                <w:lang w:val="fr-FR" w:eastAsia="en-US"/>
              </w:rPr>
            </w:pPr>
          </w:p>
        </w:tc>
      </w:tr>
      <w:tr w:rsidR="003871C1" w:rsidRPr="002566FD" w14:paraId="109E30B5" w14:textId="77777777" w:rsidTr="00DF2BF0">
        <w:trPr>
          <w:trHeight w:val="805"/>
        </w:trPr>
        <w:tc>
          <w:tcPr>
            <w:tcW w:w="1294" w:type="dxa"/>
            <w:noWrap/>
            <w:vAlign w:val="bottom"/>
          </w:tcPr>
          <w:p w14:paraId="44B818FF" w14:textId="77777777" w:rsidR="003871C1" w:rsidRPr="002566FD" w:rsidRDefault="003871C1" w:rsidP="003871C1">
            <w:pPr>
              <w:spacing w:after="0"/>
              <w:jc w:val="left"/>
              <w:rPr>
                <w:sz w:val="18"/>
                <w:szCs w:val="18"/>
                <w:lang w:val="fr-FR" w:eastAsia="en-US"/>
              </w:rPr>
            </w:pPr>
            <w:r w:rsidRPr="002566FD">
              <w:rPr>
                <w:color w:val="000000"/>
                <w:sz w:val="18"/>
                <w:szCs w:val="18"/>
                <w:lang w:val="fr-FR" w:eastAsia="en-US"/>
              </w:rPr>
              <w:t>C14</w:t>
            </w:r>
          </w:p>
        </w:tc>
        <w:tc>
          <w:tcPr>
            <w:tcW w:w="3946" w:type="dxa"/>
          </w:tcPr>
          <w:p w14:paraId="65A3C687" w14:textId="77777777" w:rsidR="003871C1" w:rsidRPr="002566FD" w:rsidRDefault="003871C1" w:rsidP="003871C1">
            <w:pPr>
              <w:spacing w:after="0"/>
              <w:jc w:val="left"/>
              <w:rPr>
                <w:sz w:val="18"/>
                <w:szCs w:val="18"/>
                <w:lang w:val="fr-FR" w:eastAsia="en-US"/>
              </w:rPr>
            </w:pPr>
            <w:r w:rsidRPr="002566FD">
              <w:rPr>
                <w:sz w:val="18"/>
                <w:szCs w:val="18"/>
                <w:lang w:val="fr-FR" w:eastAsia="en-US"/>
              </w:rPr>
              <w:t>Avez-vous réalisé d’autres investissements sur votre champ ?</w:t>
            </w:r>
          </w:p>
        </w:tc>
        <w:tc>
          <w:tcPr>
            <w:tcW w:w="2835" w:type="dxa"/>
            <w:noWrap/>
          </w:tcPr>
          <w:p w14:paraId="5704055B" w14:textId="77777777" w:rsidR="003871C1" w:rsidRPr="002566FD" w:rsidRDefault="003871C1" w:rsidP="003871C1">
            <w:pPr>
              <w:spacing w:after="0"/>
              <w:jc w:val="left"/>
              <w:rPr>
                <w:sz w:val="18"/>
                <w:szCs w:val="18"/>
                <w:lang w:val="fr-FR" w:eastAsia="en-US"/>
              </w:rPr>
            </w:pPr>
            <w:r w:rsidRPr="002566FD">
              <w:rPr>
                <w:sz w:val="18"/>
                <w:szCs w:val="18"/>
                <w:lang w:val="fr-FR" w:eastAsia="en-US"/>
              </w:rPr>
              <w:t>1. Oui</w:t>
            </w:r>
          </w:p>
          <w:p w14:paraId="504E4581" w14:textId="77777777" w:rsidR="003871C1" w:rsidRPr="002566FD" w:rsidRDefault="003871C1" w:rsidP="003871C1">
            <w:pPr>
              <w:spacing w:after="0"/>
              <w:jc w:val="left"/>
              <w:rPr>
                <w:sz w:val="18"/>
                <w:szCs w:val="18"/>
                <w:lang w:val="fr-FR" w:eastAsia="en-US"/>
              </w:rPr>
            </w:pPr>
            <w:r w:rsidRPr="002566FD">
              <w:rPr>
                <w:sz w:val="18"/>
                <w:szCs w:val="18"/>
                <w:lang w:val="fr-FR" w:eastAsia="en-US"/>
              </w:rPr>
              <w:t>2. Non</w:t>
            </w:r>
          </w:p>
        </w:tc>
        <w:tc>
          <w:tcPr>
            <w:tcW w:w="1699" w:type="dxa"/>
            <w:noWrap/>
          </w:tcPr>
          <w:p w14:paraId="65CD50B6" w14:textId="3C96194C" w:rsidR="003871C1" w:rsidRPr="002566FD" w:rsidRDefault="003871C1" w:rsidP="003871C1">
            <w:pPr>
              <w:spacing w:after="0"/>
              <w:jc w:val="left"/>
              <w:rPr>
                <w:sz w:val="18"/>
                <w:szCs w:val="18"/>
                <w:lang w:val="fr-FR" w:eastAsia="en-US"/>
              </w:rPr>
            </w:pPr>
          </w:p>
        </w:tc>
      </w:tr>
      <w:tr w:rsidR="003871C1" w:rsidRPr="000B78B3" w14:paraId="0C8AE3E4" w14:textId="77777777" w:rsidTr="00DF2BF0">
        <w:trPr>
          <w:trHeight w:val="805"/>
        </w:trPr>
        <w:tc>
          <w:tcPr>
            <w:tcW w:w="1294" w:type="dxa"/>
            <w:noWrap/>
            <w:vAlign w:val="bottom"/>
          </w:tcPr>
          <w:p w14:paraId="1FBF5A63" w14:textId="77777777" w:rsidR="003871C1" w:rsidRPr="002566FD" w:rsidRDefault="003871C1" w:rsidP="003871C1">
            <w:pPr>
              <w:spacing w:after="0"/>
              <w:jc w:val="left"/>
              <w:rPr>
                <w:sz w:val="18"/>
                <w:szCs w:val="18"/>
                <w:lang w:val="fr-FR" w:eastAsia="en-US"/>
              </w:rPr>
            </w:pPr>
            <w:r w:rsidRPr="002566FD">
              <w:rPr>
                <w:color w:val="000000"/>
                <w:sz w:val="18"/>
                <w:szCs w:val="18"/>
                <w:lang w:val="fr-FR" w:eastAsia="en-US"/>
              </w:rPr>
              <w:t>C15</w:t>
            </w:r>
          </w:p>
        </w:tc>
        <w:tc>
          <w:tcPr>
            <w:tcW w:w="3946" w:type="dxa"/>
          </w:tcPr>
          <w:p w14:paraId="0AFB3826" w14:textId="77777777" w:rsidR="003871C1" w:rsidRPr="002566FD" w:rsidRDefault="003871C1" w:rsidP="003871C1">
            <w:pPr>
              <w:spacing w:after="0"/>
              <w:jc w:val="left"/>
              <w:rPr>
                <w:sz w:val="18"/>
                <w:szCs w:val="18"/>
                <w:lang w:val="fr-FR" w:eastAsia="en-US"/>
              </w:rPr>
            </w:pPr>
            <w:r w:rsidRPr="002566FD">
              <w:rPr>
                <w:sz w:val="18"/>
                <w:szCs w:val="18"/>
                <w:lang w:val="fr-FR" w:eastAsia="en-US"/>
              </w:rPr>
              <w:t>Préciser la nature de ces autres investissements ?</w:t>
            </w:r>
          </w:p>
        </w:tc>
        <w:tc>
          <w:tcPr>
            <w:tcW w:w="2835" w:type="dxa"/>
            <w:noWrap/>
          </w:tcPr>
          <w:p w14:paraId="62A5B569" w14:textId="77777777" w:rsidR="003871C1" w:rsidRPr="002566FD" w:rsidRDefault="003871C1" w:rsidP="003871C1">
            <w:pPr>
              <w:spacing w:after="0"/>
              <w:jc w:val="left"/>
              <w:rPr>
                <w:sz w:val="18"/>
                <w:szCs w:val="18"/>
                <w:lang w:val="fr-FR" w:eastAsia="en-US"/>
              </w:rPr>
            </w:pPr>
          </w:p>
        </w:tc>
        <w:tc>
          <w:tcPr>
            <w:tcW w:w="1699" w:type="dxa"/>
            <w:noWrap/>
          </w:tcPr>
          <w:p w14:paraId="0A2D7269" w14:textId="77777777" w:rsidR="003871C1" w:rsidRPr="002566FD" w:rsidRDefault="003871C1" w:rsidP="003871C1">
            <w:pPr>
              <w:spacing w:after="0"/>
              <w:jc w:val="left"/>
              <w:rPr>
                <w:sz w:val="18"/>
                <w:szCs w:val="18"/>
                <w:lang w:val="fr-FR" w:eastAsia="en-US"/>
              </w:rPr>
            </w:pPr>
          </w:p>
        </w:tc>
      </w:tr>
      <w:tr w:rsidR="003871C1" w:rsidRPr="002566FD" w14:paraId="7983FF62" w14:textId="77777777" w:rsidTr="00DF2BF0">
        <w:trPr>
          <w:trHeight w:val="805"/>
        </w:trPr>
        <w:tc>
          <w:tcPr>
            <w:tcW w:w="1294" w:type="dxa"/>
            <w:noWrap/>
            <w:vAlign w:val="bottom"/>
          </w:tcPr>
          <w:p w14:paraId="475548B7" w14:textId="77777777" w:rsidR="003871C1" w:rsidRPr="002566FD" w:rsidRDefault="003871C1" w:rsidP="003871C1">
            <w:pPr>
              <w:spacing w:after="0"/>
              <w:jc w:val="left"/>
              <w:rPr>
                <w:sz w:val="18"/>
                <w:szCs w:val="18"/>
                <w:lang w:val="fr-FR" w:eastAsia="en-US"/>
              </w:rPr>
            </w:pPr>
            <w:r w:rsidRPr="002566FD">
              <w:rPr>
                <w:color w:val="000000"/>
                <w:sz w:val="18"/>
                <w:szCs w:val="18"/>
                <w:lang w:val="fr-FR" w:eastAsia="en-US"/>
              </w:rPr>
              <w:t>C16</w:t>
            </w:r>
          </w:p>
        </w:tc>
        <w:tc>
          <w:tcPr>
            <w:tcW w:w="3946" w:type="dxa"/>
          </w:tcPr>
          <w:p w14:paraId="2DD378BC" w14:textId="77777777" w:rsidR="003871C1" w:rsidRPr="002566FD" w:rsidRDefault="003871C1" w:rsidP="003871C1">
            <w:pPr>
              <w:spacing w:after="0"/>
              <w:jc w:val="left"/>
              <w:rPr>
                <w:sz w:val="18"/>
                <w:szCs w:val="18"/>
                <w:lang w:val="fr-FR" w:eastAsia="en-US"/>
              </w:rPr>
            </w:pPr>
            <w:r w:rsidRPr="002566FD">
              <w:rPr>
                <w:sz w:val="18"/>
                <w:szCs w:val="18"/>
                <w:lang w:val="fr-FR" w:eastAsia="en-US"/>
              </w:rPr>
              <w:t xml:space="preserve">Quel est le coût total de ces investissements ? </w:t>
            </w:r>
          </w:p>
        </w:tc>
        <w:tc>
          <w:tcPr>
            <w:tcW w:w="2835" w:type="dxa"/>
            <w:noWrap/>
          </w:tcPr>
          <w:p w14:paraId="24CB9F7D" w14:textId="77777777" w:rsidR="003871C1" w:rsidRPr="002566FD" w:rsidRDefault="003871C1" w:rsidP="003871C1">
            <w:pPr>
              <w:spacing w:after="0"/>
              <w:jc w:val="left"/>
              <w:rPr>
                <w:sz w:val="18"/>
                <w:szCs w:val="18"/>
                <w:lang w:val="fr-FR" w:eastAsia="en-US"/>
              </w:rPr>
            </w:pPr>
            <w:r w:rsidRPr="002566FD">
              <w:rPr>
                <w:sz w:val="18"/>
                <w:szCs w:val="18"/>
                <w:lang w:val="fr-FR" w:eastAsia="en-US"/>
              </w:rPr>
              <w:t>FCFA</w:t>
            </w:r>
          </w:p>
        </w:tc>
        <w:tc>
          <w:tcPr>
            <w:tcW w:w="1699" w:type="dxa"/>
            <w:noWrap/>
          </w:tcPr>
          <w:p w14:paraId="32B2340F" w14:textId="77777777" w:rsidR="003871C1" w:rsidRPr="002566FD" w:rsidRDefault="003871C1" w:rsidP="003871C1">
            <w:pPr>
              <w:spacing w:after="0"/>
              <w:jc w:val="left"/>
              <w:rPr>
                <w:sz w:val="18"/>
                <w:szCs w:val="18"/>
                <w:lang w:val="fr-FR" w:eastAsia="en-US"/>
              </w:rPr>
            </w:pPr>
          </w:p>
        </w:tc>
      </w:tr>
      <w:tr w:rsidR="003871C1" w:rsidRPr="002566FD" w14:paraId="41DCD42E" w14:textId="77777777" w:rsidTr="00DF2BF0">
        <w:trPr>
          <w:trHeight w:val="805"/>
        </w:trPr>
        <w:tc>
          <w:tcPr>
            <w:tcW w:w="1294" w:type="dxa"/>
            <w:noWrap/>
            <w:vAlign w:val="bottom"/>
          </w:tcPr>
          <w:p w14:paraId="57E94DEF" w14:textId="77777777" w:rsidR="003871C1" w:rsidRPr="002566FD" w:rsidRDefault="003871C1" w:rsidP="003871C1">
            <w:pPr>
              <w:spacing w:after="0"/>
              <w:jc w:val="left"/>
              <w:rPr>
                <w:sz w:val="18"/>
                <w:szCs w:val="18"/>
                <w:lang w:val="fr-FR" w:eastAsia="en-US"/>
              </w:rPr>
            </w:pPr>
            <w:r w:rsidRPr="002566FD">
              <w:rPr>
                <w:color w:val="000000"/>
                <w:sz w:val="18"/>
                <w:szCs w:val="18"/>
                <w:lang w:val="fr-FR" w:eastAsia="en-US"/>
              </w:rPr>
              <w:t>C17</w:t>
            </w:r>
          </w:p>
        </w:tc>
        <w:tc>
          <w:tcPr>
            <w:tcW w:w="3946" w:type="dxa"/>
          </w:tcPr>
          <w:p w14:paraId="2C5FA311" w14:textId="77777777" w:rsidR="003871C1" w:rsidRPr="002566FD" w:rsidRDefault="003871C1" w:rsidP="003871C1">
            <w:pPr>
              <w:spacing w:after="0"/>
              <w:jc w:val="left"/>
              <w:rPr>
                <w:sz w:val="18"/>
                <w:szCs w:val="18"/>
                <w:lang w:val="fr-FR" w:eastAsia="en-US"/>
              </w:rPr>
            </w:pPr>
            <w:r w:rsidRPr="002566FD">
              <w:rPr>
                <w:sz w:val="18"/>
                <w:szCs w:val="18"/>
                <w:lang w:val="fr-FR" w:eastAsia="en-US"/>
              </w:rPr>
              <w:t>Quelle est la principale source de financement de vos investissements agricoles ?</w:t>
            </w:r>
          </w:p>
        </w:tc>
        <w:tc>
          <w:tcPr>
            <w:tcW w:w="2835" w:type="dxa"/>
            <w:noWrap/>
          </w:tcPr>
          <w:p w14:paraId="6BFF8376" w14:textId="77777777" w:rsidR="003871C1" w:rsidRPr="002566FD" w:rsidRDefault="003871C1" w:rsidP="003871C1">
            <w:pPr>
              <w:spacing w:after="0"/>
              <w:jc w:val="left"/>
              <w:rPr>
                <w:sz w:val="18"/>
                <w:szCs w:val="18"/>
                <w:lang w:val="fr-FR" w:eastAsia="en-US"/>
              </w:rPr>
            </w:pPr>
            <w:r w:rsidRPr="002566FD">
              <w:rPr>
                <w:sz w:val="18"/>
                <w:szCs w:val="18"/>
                <w:lang w:val="fr-FR" w:eastAsia="en-US"/>
              </w:rPr>
              <w:t>1. Épargne du ménage</w:t>
            </w:r>
          </w:p>
          <w:p w14:paraId="4463403A" w14:textId="77777777" w:rsidR="003871C1" w:rsidRPr="002566FD" w:rsidRDefault="003871C1" w:rsidP="003871C1">
            <w:pPr>
              <w:spacing w:after="0"/>
              <w:jc w:val="left"/>
              <w:rPr>
                <w:sz w:val="18"/>
                <w:szCs w:val="18"/>
                <w:lang w:val="fr-FR" w:eastAsia="en-US"/>
              </w:rPr>
            </w:pPr>
            <w:r w:rsidRPr="002566FD">
              <w:rPr>
                <w:sz w:val="18"/>
                <w:szCs w:val="18"/>
                <w:lang w:val="fr-FR" w:eastAsia="en-US"/>
              </w:rPr>
              <w:t xml:space="preserve">2. Cadeau d’un parent </w:t>
            </w:r>
          </w:p>
          <w:p w14:paraId="2EA3BC60" w14:textId="77777777" w:rsidR="003871C1" w:rsidRPr="002566FD" w:rsidRDefault="003871C1" w:rsidP="003871C1">
            <w:pPr>
              <w:spacing w:after="0"/>
              <w:jc w:val="left"/>
              <w:rPr>
                <w:sz w:val="18"/>
                <w:szCs w:val="18"/>
                <w:lang w:val="fr-FR" w:eastAsia="en-US"/>
              </w:rPr>
            </w:pPr>
            <w:r w:rsidRPr="002566FD">
              <w:rPr>
                <w:sz w:val="18"/>
                <w:szCs w:val="18"/>
                <w:lang w:val="fr-FR" w:eastAsia="en-US"/>
              </w:rPr>
              <w:t>3. Prêt d’un autre ménage</w:t>
            </w:r>
          </w:p>
          <w:p w14:paraId="5A7E7768" w14:textId="77777777" w:rsidR="003871C1" w:rsidRPr="002566FD" w:rsidRDefault="003871C1" w:rsidP="003871C1">
            <w:pPr>
              <w:spacing w:after="0"/>
              <w:jc w:val="left"/>
              <w:rPr>
                <w:sz w:val="18"/>
                <w:szCs w:val="18"/>
                <w:lang w:val="fr-FR" w:eastAsia="en-US"/>
              </w:rPr>
            </w:pPr>
            <w:r w:rsidRPr="002566FD">
              <w:rPr>
                <w:sz w:val="18"/>
                <w:szCs w:val="18"/>
                <w:lang w:val="fr-FR" w:eastAsia="en-US"/>
              </w:rPr>
              <w:t>4. Prêt d’une tontine</w:t>
            </w:r>
          </w:p>
          <w:p w14:paraId="40B7A407" w14:textId="77777777" w:rsidR="003871C1" w:rsidRPr="002566FD" w:rsidRDefault="003871C1" w:rsidP="003871C1">
            <w:pPr>
              <w:spacing w:after="0"/>
              <w:jc w:val="left"/>
              <w:rPr>
                <w:sz w:val="18"/>
                <w:szCs w:val="18"/>
                <w:lang w:val="fr-FR" w:eastAsia="en-US"/>
              </w:rPr>
            </w:pPr>
            <w:r w:rsidRPr="002566FD">
              <w:rPr>
                <w:sz w:val="18"/>
                <w:szCs w:val="18"/>
                <w:lang w:val="fr-FR" w:eastAsia="en-US"/>
              </w:rPr>
              <w:t xml:space="preserve">5. Prêt bancaire ou IMF </w:t>
            </w:r>
          </w:p>
          <w:p w14:paraId="601C72D0" w14:textId="77777777" w:rsidR="003871C1" w:rsidRPr="002566FD" w:rsidRDefault="003871C1" w:rsidP="003871C1">
            <w:pPr>
              <w:spacing w:after="0"/>
              <w:jc w:val="left"/>
              <w:rPr>
                <w:sz w:val="18"/>
                <w:szCs w:val="18"/>
                <w:lang w:val="fr-FR" w:eastAsia="en-US"/>
              </w:rPr>
            </w:pPr>
            <w:r w:rsidRPr="002566FD">
              <w:rPr>
                <w:sz w:val="18"/>
                <w:szCs w:val="18"/>
                <w:lang w:val="fr-FR" w:eastAsia="en-US"/>
              </w:rPr>
              <w:t>6. Prêt/Appui d’une coopérative</w:t>
            </w:r>
          </w:p>
          <w:p w14:paraId="3E6D8056" w14:textId="77777777" w:rsidR="003871C1" w:rsidRPr="002566FD" w:rsidRDefault="003871C1" w:rsidP="003871C1">
            <w:pPr>
              <w:spacing w:after="0"/>
              <w:jc w:val="left"/>
              <w:rPr>
                <w:sz w:val="18"/>
                <w:szCs w:val="18"/>
                <w:lang w:val="fr-FR" w:eastAsia="en-US"/>
              </w:rPr>
            </w:pPr>
            <w:r w:rsidRPr="002566FD">
              <w:rPr>
                <w:sz w:val="18"/>
                <w:szCs w:val="18"/>
                <w:lang w:val="fr-FR" w:eastAsia="en-US"/>
              </w:rPr>
              <w:t>7. Prêt/Appui d’une ONG</w:t>
            </w:r>
          </w:p>
          <w:p w14:paraId="09E136DE" w14:textId="77777777" w:rsidR="003871C1" w:rsidRPr="002566FD" w:rsidRDefault="003871C1" w:rsidP="003871C1">
            <w:pPr>
              <w:spacing w:after="0"/>
              <w:jc w:val="left"/>
              <w:rPr>
                <w:sz w:val="18"/>
                <w:szCs w:val="18"/>
                <w:lang w:val="fr-FR" w:eastAsia="en-US"/>
              </w:rPr>
            </w:pPr>
            <w:r w:rsidRPr="002566FD">
              <w:rPr>
                <w:sz w:val="18"/>
                <w:szCs w:val="18"/>
                <w:lang w:val="fr-FR" w:eastAsia="en-US"/>
              </w:rPr>
              <w:t xml:space="preserve">8. Transfer PSE </w:t>
            </w:r>
          </w:p>
          <w:p w14:paraId="20028B09" w14:textId="77777777" w:rsidR="003871C1" w:rsidRPr="002566FD" w:rsidRDefault="003871C1" w:rsidP="003871C1">
            <w:pPr>
              <w:spacing w:after="0"/>
              <w:jc w:val="left"/>
              <w:rPr>
                <w:sz w:val="18"/>
                <w:szCs w:val="18"/>
                <w:lang w:val="fr-FR" w:eastAsia="en-US"/>
              </w:rPr>
            </w:pPr>
            <w:r w:rsidRPr="002566FD">
              <w:rPr>
                <w:sz w:val="18"/>
                <w:szCs w:val="18"/>
                <w:lang w:val="fr-FR" w:eastAsia="en-US"/>
              </w:rPr>
              <w:t>9. Autre (précisez)</w:t>
            </w:r>
          </w:p>
        </w:tc>
        <w:tc>
          <w:tcPr>
            <w:tcW w:w="1699" w:type="dxa"/>
            <w:noWrap/>
          </w:tcPr>
          <w:p w14:paraId="1C9CAE71" w14:textId="655555AB" w:rsidR="003871C1" w:rsidRPr="002566FD" w:rsidRDefault="003871C1" w:rsidP="003871C1">
            <w:pPr>
              <w:spacing w:after="0"/>
              <w:jc w:val="left"/>
              <w:rPr>
                <w:sz w:val="18"/>
                <w:szCs w:val="18"/>
                <w:lang w:val="fr-FR" w:eastAsia="en-US"/>
              </w:rPr>
            </w:pPr>
          </w:p>
        </w:tc>
      </w:tr>
      <w:tr w:rsidR="003871C1" w:rsidRPr="002566FD" w14:paraId="276A9C85" w14:textId="77777777" w:rsidTr="00DF2BF0">
        <w:trPr>
          <w:trHeight w:val="805"/>
        </w:trPr>
        <w:tc>
          <w:tcPr>
            <w:tcW w:w="1294" w:type="dxa"/>
            <w:noWrap/>
            <w:vAlign w:val="bottom"/>
          </w:tcPr>
          <w:p w14:paraId="4FC4CC37" w14:textId="77777777" w:rsidR="003871C1" w:rsidRPr="002566FD" w:rsidRDefault="003871C1" w:rsidP="003871C1">
            <w:pPr>
              <w:spacing w:after="0"/>
              <w:jc w:val="left"/>
              <w:rPr>
                <w:color w:val="000000"/>
                <w:sz w:val="18"/>
                <w:szCs w:val="18"/>
                <w:lang w:val="fr-FR" w:eastAsia="en-US"/>
              </w:rPr>
            </w:pPr>
            <w:r w:rsidRPr="002566FD">
              <w:rPr>
                <w:color w:val="000000"/>
                <w:sz w:val="18"/>
                <w:szCs w:val="18"/>
                <w:lang w:val="fr-FR" w:eastAsia="en-US"/>
              </w:rPr>
              <w:t>C17b</w:t>
            </w:r>
          </w:p>
        </w:tc>
        <w:tc>
          <w:tcPr>
            <w:tcW w:w="3946" w:type="dxa"/>
          </w:tcPr>
          <w:p w14:paraId="4BDB3C36" w14:textId="77777777" w:rsidR="003871C1" w:rsidRPr="002566FD" w:rsidRDefault="003871C1" w:rsidP="003871C1">
            <w:pPr>
              <w:spacing w:after="0"/>
              <w:jc w:val="left"/>
              <w:rPr>
                <w:sz w:val="18"/>
                <w:szCs w:val="18"/>
                <w:lang w:val="fr-FR" w:eastAsia="en-US"/>
              </w:rPr>
            </w:pPr>
            <w:r w:rsidRPr="002566FD">
              <w:rPr>
                <w:sz w:val="18"/>
                <w:szCs w:val="18"/>
                <w:lang w:val="fr-FR" w:eastAsia="en-US"/>
              </w:rPr>
              <w:t>Quelle est la source secondaire de financement de vos investissements agricoles (Si applicable) ?</w:t>
            </w:r>
          </w:p>
        </w:tc>
        <w:tc>
          <w:tcPr>
            <w:tcW w:w="2835" w:type="dxa"/>
            <w:noWrap/>
          </w:tcPr>
          <w:p w14:paraId="34A1C27A" w14:textId="77777777" w:rsidR="003871C1" w:rsidRPr="002566FD" w:rsidRDefault="003871C1" w:rsidP="003871C1">
            <w:pPr>
              <w:spacing w:after="0"/>
              <w:jc w:val="left"/>
              <w:rPr>
                <w:sz w:val="18"/>
                <w:szCs w:val="18"/>
                <w:lang w:val="fr-FR" w:eastAsia="en-US"/>
              </w:rPr>
            </w:pPr>
            <w:r w:rsidRPr="002566FD">
              <w:rPr>
                <w:sz w:val="18"/>
                <w:szCs w:val="18"/>
                <w:lang w:val="fr-FR" w:eastAsia="en-US"/>
              </w:rPr>
              <w:t>1. Épargne du ménage</w:t>
            </w:r>
          </w:p>
          <w:p w14:paraId="3CAE9A83" w14:textId="77777777" w:rsidR="003871C1" w:rsidRPr="002566FD" w:rsidRDefault="003871C1" w:rsidP="003871C1">
            <w:pPr>
              <w:spacing w:after="0"/>
              <w:jc w:val="left"/>
              <w:rPr>
                <w:sz w:val="18"/>
                <w:szCs w:val="18"/>
                <w:lang w:val="fr-FR" w:eastAsia="en-US"/>
              </w:rPr>
            </w:pPr>
            <w:r w:rsidRPr="002566FD">
              <w:rPr>
                <w:sz w:val="18"/>
                <w:szCs w:val="18"/>
                <w:lang w:val="fr-FR" w:eastAsia="en-US"/>
              </w:rPr>
              <w:t xml:space="preserve">2. Cadeau d’un parent </w:t>
            </w:r>
          </w:p>
          <w:p w14:paraId="116A656A" w14:textId="77777777" w:rsidR="003871C1" w:rsidRPr="002566FD" w:rsidRDefault="003871C1" w:rsidP="003871C1">
            <w:pPr>
              <w:spacing w:after="0"/>
              <w:jc w:val="left"/>
              <w:rPr>
                <w:sz w:val="18"/>
                <w:szCs w:val="18"/>
                <w:lang w:val="fr-FR" w:eastAsia="en-US"/>
              </w:rPr>
            </w:pPr>
            <w:r w:rsidRPr="002566FD">
              <w:rPr>
                <w:sz w:val="18"/>
                <w:szCs w:val="18"/>
                <w:lang w:val="fr-FR" w:eastAsia="en-US"/>
              </w:rPr>
              <w:t>3. Prêt d’un autre ménage</w:t>
            </w:r>
          </w:p>
          <w:p w14:paraId="39C15479" w14:textId="77777777" w:rsidR="003871C1" w:rsidRPr="002566FD" w:rsidRDefault="003871C1" w:rsidP="003871C1">
            <w:pPr>
              <w:spacing w:after="0"/>
              <w:jc w:val="left"/>
              <w:rPr>
                <w:sz w:val="18"/>
                <w:szCs w:val="18"/>
                <w:lang w:val="fr-FR" w:eastAsia="en-US"/>
              </w:rPr>
            </w:pPr>
            <w:r w:rsidRPr="002566FD">
              <w:rPr>
                <w:sz w:val="18"/>
                <w:szCs w:val="18"/>
                <w:lang w:val="fr-FR" w:eastAsia="en-US"/>
              </w:rPr>
              <w:t>4. Prêt d’une tontine</w:t>
            </w:r>
          </w:p>
          <w:p w14:paraId="48D26BF1" w14:textId="77777777" w:rsidR="003871C1" w:rsidRPr="002566FD" w:rsidRDefault="003871C1" w:rsidP="003871C1">
            <w:pPr>
              <w:spacing w:after="0"/>
              <w:jc w:val="left"/>
              <w:rPr>
                <w:sz w:val="18"/>
                <w:szCs w:val="18"/>
                <w:lang w:val="fr-FR" w:eastAsia="en-US"/>
              </w:rPr>
            </w:pPr>
            <w:r w:rsidRPr="002566FD">
              <w:rPr>
                <w:sz w:val="18"/>
                <w:szCs w:val="18"/>
                <w:lang w:val="fr-FR" w:eastAsia="en-US"/>
              </w:rPr>
              <w:t xml:space="preserve">5. Prêt bancaire ou IMF </w:t>
            </w:r>
          </w:p>
          <w:p w14:paraId="4B83C90D" w14:textId="77777777" w:rsidR="003871C1" w:rsidRPr="002566FD" w:rsidRDefault="003871C1" w:rsidP="003871C1">
            <w:pPr>
              <w:spacing w:after="0"/>
              <w:jc w:val="left"/>
              <w:rPr>
                <w:sz w:val="18"/>
                <w:szCs w:val="18"/>
                <w:lang w:val="fr-FR" w:eastAsia="en-US"/>
              </w:rPr>
            </w:pPr>
            <w:r w:rsidRPr="002566FD">
              <w:rPr>
                <w:sz w:val="18"/>
                <w:szCs w:val="18"/>
                <w:lang w:val="fr-FR" w:eastAsia="en-US"/>
              </w:rPr>
              <w:t>6. Prêt/Appui d’une coopérative</w:t>
            </w:r>
          </w:p>
          <w:p w14:paraId="19C4E306" w14:textId="77777777" w:rsidR="003871C1" w:rsidRPr="002566FD" w:rsidRDefault="003871C1" w:rsidP="003871C1">
            <w:pPr>
              <w:spacing w:after="0"/>
              <w:jc w:val="left"/>
              <w:rPr>
                <w:sz w:val="18"/>
                <w:szCs w:val="18"/>
                <w:lang w:val="fr-FR" w:eastAsia="en-US"/>
              </w:rPr>
            </w:pPr>
            <w:r w:rsidRPr="002566FD">
              <w:rPr>
                <w:sz w:val="18"/>
                <w:szCs w:val="18"/>
                <w:lang w:val="fr-FR" w:eastAsia="en-US"/>
              </w:rPr>
              <w:t>7. Prêt/Appui d’une ONG</w:t>
            </w:r>
          </w:p>
          <w:p w14:paraId="314614DA" w14:textId="77777777" w:rsidR="003871C1" w:rsidRPr="002566FD" w:rsidRDefault="003871C1" w:rsidP="003871C1">
            <w:pPr>
              <w:spacing w:after="0"/>
              <w:jc w:val="left"/>
              <w:rPr>
                <w:sz w:val="18"/>
                <w:szCs w:val="18"/>
                <w:lang w:val="fr-FR" w:eastAsia="en-US"/>
              </w:rPr>
            </w:pPr>
            <w:r w:rsidRPr="002566FD">
              <w:rPr>
                <w:sz w:val="18"/>
                <w:szCs w:val="18"/>
                <w:lang w:val="fr-FR" w:eastAsia="en-US"/>
              </w:rPr>
              <w:t xml:space="preserve">8. Transfer PSE </w:t>
            </w:r>
          </w:p>
          <w:p w14:paraId="689AC775" w14:textId="77777777" w:rsidR="003871C1" w:rsidRPr="002566FD" w:rsidRDefault="003871C1" w:rsidP="003871C1">
            <w:pPr>
              <w:spacing w:after="0"/>
              <w:jc w:val="left"/>
              <w:rPr>
                <w:sz w:val="18"/>
                <w:szCs w:val="18"/>
                <w:lang w:val="fr-FR" w:eastAsia="en-US"/>
              </w:rPr>
            </w:pPr>
            <w:r w:rsidRPr="002566FD">
              <w:rPr>
                <w:sz w:val="18"/>
                <w:szCs w:val="18"/>
                <w:lang w:val="fr-FR" w:eastAsia="en-US"/>
              </w:rPr>
              <w:t>9. Autre (précisez)</w:t>
            </w:r>
          </w:p>
          <w:p w14:paraId="14E2D2A9" w14:textId="77777777" w:rsidR="003871C1" w:rsidRPr="002566FD" w:rsidRDefault="003871C1" w:rsidP="003871C1">
            <w:pPr>
              <w:spacing w:after="0"/>
              <w:jc w:val="left"/>
              <w:rPr>
                <w:sz w:val="18"/>
                <w:szCs w:val="18"/>
                <w:lang w:val="fr-FR" w:eastAsia="en-US"/>
              </w:rPr>
            </w:pPr>
            <w:r w:rsidRPr="002566FD">
              <w:rPr>
                <w:sz w:val="18"/>
                <w:szCs w:val="18"/>
                <w:lang w:val="fr-FR" w:eastAsia="en-US"/>
              </w:rPr>
              <w:t>-88. NON APPLICABLE</w:t>
            </w:r>
          </w:p>
        </w:tc>
        <w:tc>
          <w:tcPr>
            <w:tcW w:w="1699" w:type="dxa"/>
            <w:noWrap/>
          </w:tcPr>
          <w:p w14:paraId="5CB85A3C" w14:textId="15C471E4" w:rsidR="003871C1" w:rsidRPr="002566FD" w:rsidRDefault="003871C1" w:rsidP="003871C1">
            <w:pPr>
              <w:spacing w:after="0"/>
              <w:jc w:val="left"/>
              <w:rPr>
                <w:sz w:val="18"/>
                <w:szCs w:val="18"/>
                <w:lang w:val="fr-FR" w:eastAsia="en-US"/>
              </w:rPr>
            </w:pPr>
          </w:p>
        </w:tc>
      </w:tr>
      <w:tr w:rsidR="003871C1" w:rsidRPr="002566FD" w14:paraId="6A3A67E8" w14:textId="77777777" w:rsidTr="00DF2BF0">
        <w:trPr>
          <w:trHeight w:val="805"/>
        </w:trPr>
        <w:tc>
          <w:tcPr>
            <w:tcW w:w="1294" w:type="dxa"/>
            <w:noWrap/>
            <w:vAlign w:val="bottom"/>
          </w:tcPr>
          <w:p w14:paraId="4003634C" w14:textId="77777777" w:rsidR="003871C1" w:rsidRPr="002566FD" w:rsidRDefault="003871C1" w:rsidP="003871C1">
            <w:pPr>
              <w:spacing w:after="0"/>
              <w:jc w:val="left"/>
              <w:rPr>
                <w:color w:val="000000"/>
                <w:sz w:val="18"/>
                <w:szCs w:val="18"/>
                <w:lang w:val="fr-FR" w:eastAsia="en-US"/>
              </w:rPr>
            </w:pPr>
            <w:r w:rsidRPr="002566FD">
              <w:rPr>
                <w:color w:val="000000"/>
                <w:sz w:val="18"/>
                <w:szCs w:val="18"/>
                <w:lang w:val="fr-FR" w:eastAsia="en-US"/>
              </w:rPr>
              <w:t>C17c</w:t>
            </w:r>
          </w:p>
        </w:tc>
        <w:tc>
          <w:tcPr>
            <w:tcW w:w="3946" w:type="dxa"/>
          </w:tcPr>
          <w:p w14:paraId="5D05314D" w14:textId="77777777" w:rsidR="003871C1" w:rsidRPr="002566FD" w:rsidRDefault="003871C1" w:rsidP="003871C1">
            <w:pPr>
              <w:spacing w:after="0"/>
              <w:jc w:val="left"/>
              <w:rPr>
                <w:sz w:val="18"/>
                <w:szCs w:val="18"/>
                <w:lang w:val="fr-FR" w:eastAsia="en-US"/>
              </w:rPr>
            </w:pPr>
            <w:r w:rsidRPr="002566FD">
              <w:rPr>
                <w:sz w:val="18"/>
                <w:szCs w:val="18"/>
                <w:lang w:val="fr-FR" w:eastAsia="en-US"/>
              </w:rPr>
              <w:t>Quelle est la troisième source de financement de vos investissements agricoles (Si applicable) ?</w:t>
            </w:r>
          </w:p>
        </w:tc>
        <w:tc>
          <w:tcPr>
            <w:tcW w:w="2835" w:type="dxa"/>
            <w:noWrap/>
          </w:tcPr>
          <w:p w14:paraId="2B4136E2" w14:textId="77777777" w:rsidR="003871C1" w:rsidRPr="002566FD" w:rsidRDefault="003871C1" w:rsidP="003871C1">
            <w:pPr>
              <w:spacing w:after="0"/>
              <w:jc w:val="left"/>
              <w:rPr>
                <w:sz w:val="18"/>
                <w:szCs w:val="18"/>
                <w:lang w:val="fr-FR" w:eastAsia="en-US"/>
              </w:rPr>
            </w:pPr>
            <w:r w:rsidRPr="002566FD">
              <w:rPr>
                <w:sz w:val="18"/>
                <w:szCs w:val="18"/>
                <w:lang w:val="fr-FR" w:eastAsia="en-US"/>
              </w:rPr>
              <w:t>1. Épargne du ménage</w:t>
            </w:r>
          </w:p>
          <w:p w14:paraId="7FE342C1" w14:textId="77777777" w:rsidR="003871C1" w:rsidRPr="002566FD" w:rsidRDefault="003871C1" w:rsidP="003871C1">
            <w:pPr>
              <w:spacing w:after="0"/>
              <w:jc w:val="left"/>
              <w:rPr>
                <w:sz w:val="18"/>
                <w:szCs w:val="18"/>
                <w:lang w:val="fr-FR" w:eastAsia="en-US"/>
              </w:rPr>
            </w:pPr>
            <w:r w:rsidRPr="002566FD">
              <w:rPr>
                <w:sz w:val="18"/>
                <w:szCs w:val="18"/>
                <w:lang w:val="fr-FR" w:eastAsia="en-US"/>
              </w:rPr>
              <w:t xml:space="preserve">2. Cadeau d’un parent </w:t>
            </w:r>
          </w:p>
          <w:p w14:paraId="4C84F154" w14:textId="77777777" w:rsidR="003871C1" w:rsidRPr="002566FD" w:rsidRDefault="003871C1" w:rsidP="003871C1">
            <w:pPr>
              <w:spacing w:after="0"/>
              <w:jc w:val="left"/>
              <w:rPr>
                <w:sz w:val="18"/>
                <w:szCs w:val="18"/>
                <w:lang w:val="fr-FR" w:eastAsia="en-US"/>
              </w:rPr>
            </w:pPr>
            <w:r w:rsidRPr="002566FD">
              <w:rPr>
                <w:sz w:val="18"/>
                <w:szCs w:val="18"/>
                <w:lang w:val="fr-FR" w:eastAsia="en-US"/>
              </w:rPr>
              <w:t>3. Prêt d’un autre ménage</w:t>
            </w:r>
          </w:p>
          <w:p w14:paraId="232B103D" w14:textId="77777777" w:rsidR="003871C1" w:rsidRPr="002566FD" w:rsidRDefault="003871C1" w:rsidP="003871C1">
            <w:pPr>
              <w:spacing w:after="0"/>
              <w:jc w:val="left"/>
              <w:rPr>
                <w:sz w:val="18"/>
                <w:szCs w:val="18"/>
                <w:lang w:val="fr-FR" w:eastAsia="en-US"/>
              </w:rPr>
            </w:pPr>
            <w:r w:rsidRPr="002566FD">
              <w:rPr>
                <w:sz w:val="18"/>
                <w:szCs w:val="18"/>
                <w:lang w:val="fr-FR" w:eastAsia="en-US"/>
              </w:rPr>
              <w:t>4. Prêt d’une tontine</w:t>
            </w:r>
          </w:p>
          <w:p w14:paraId="461ABD24" w14:textId="77777777" w:rsidR="003871C1" w:rsidRPr="002566FD" w:rsidRDefault="003871C1" w:rsidP="003871C1">
            <w:pPr>
              <w:spacing w:after="0"/>
              <w:jc w:val="left"/>
              <w:rPr>
                <w:sz w:val="18"/>
                <w:szCs w:val="18"/>
                <w:lang w:val="fr-FR" w:eastAsia="en-US"/>
              </w:rPr>
            </w:pPr>
            <w:r w:rsidRPr="002566FD">
              <w:rPr>
                <w:sz w:val="18"/>
                <w:szCs w:val="18"/>
                <w:lang w:val="fr-FR" w:eastAsia="en-US"/>
              </w:rPr>
              <w:t xml:space="preserve">5. Prêt bancaire ou IMF </w:t>
            </w:r>
          </w:p>
          <w:p w14:paraId="0AD6E4C6" w14:textId="77777777" w:rsidR="003871C1" w:rsidRPr="002566FD" w:rsidRDefault="003871C1" w:rsidP="003871C1">
            <w:pPr>
              <w:spacing w:after="0"/>
              <w:jc w:val="left"/>
              <w:rPr>
                <w:sz w:val="18"/>
                <w:szCs w:val="18"/>
                <w:lang w:val="fr-FR" w:eastAsia="en-US"/>
              </w:rPr>
            </w:pPr>
            <w:r w:rsidRPr="002566FD">
              <w:rPr>
                <w:sz w:val="18"/>
                <w:szCs w:val="18"/>
                <w:lang w:val="fr-FR" w:eastAsia="en-US"/>
              </w:rPr>
              <w:t>6. Prêt/Appui d’une coopérative</w:t>
            </w:r>
          </w:p>
          <w:p w14:paraId="71133979" w14:textId="77777777" w:rsidR="003871C1" w:rsidRPr="002566FD" w:rsidRDefault="003871C1" w:rsidP="003871C1">
            <w:pPr>
              <w:spacing w:after="0"/>
              <w:jc w:val="left"/>
              <w:rPr>
                <w:sz w:val="18"/>
                <w:szCs w:val="18"/>
                <w:lang w:val="fr-FR" w:eastAsia="en-US"/>
              </w:rPr>
            </w:pPr>
            <w:r w:rsidRPr="002566FD">
              <w:rPr>
                <w:sz w:val="18"/>
                <w:szCs w:val="18"/>
                <w:lang w:val="fr-FR" w:eastAsia="en-US"/>
              </w:rPr>
              <w:lastRenderedPageBreak/>
              <w:t>7. Prêt/Appui d’une ONG</w:t>
            </w:r>
          </w:p>
          <w:p w14:paraId="0990C3FB" w14:textId="77777777" w:rsidR="003871C1" w:rsidRPr="002566FD" w:rsidRDefault="003871C1" w:rsidP="003871C1">
            <w:pPr>
              <w:spacing w:after="0"/>
              <w:jc w:val="left"/>
              <w:rPr>
                <w:sz w:val="18"/>
                <w:szCs w:val="18"/>
                <w:lang w:val="fr-FR" w:eastAsia="en-US"/>
              </w:rPr>
            </w:pPr>
            <w:r w:rsidRPr="002566FD">
              <w:rPr>
                <w:sz w:val="18"/>
                <w:szCs w:val="18"/>
                <w:lang w:val="fr-FR" w:eastAsia="en-US"/>
              </w:rPr>
              <w:t xml:space="preserve">8. Transfer PSE </w:t>
            </w:r>
          </w:p>
          <w:p w14:paraId="11BB32C0" w14:textId="77777777" w:rsidR="003871C1" w:rsidRPr="002566FD" w:rsidRDefault="003871C1" w:rsidP="003871C1">
            <w:pPr>
              <w:spacing w:after="0"/>
              <w:jc w:val="left"/>
              <w:rPr>
                <w:sz w:val="18"/>
                <w:szCs w:val="18"/>
                <w:lang w:val="fr-FR" w:eastAsia="en-US"/>
              </w:rPr>
            </w:pPr>
            <w:r w:rsidRPr="002566FD">
              <w:rPr>
                <w:sz w:val="18"/>
                <w:szCs w:val="18"/>
                <w:lang w:val="fr-FR" w:eastAsia="en-US"/>
              </w:rPr>
              <w:t>9. Autre (précisez)</w:t>
            </w:r>
          </w:p>
          <w:p w14:paraId="5596BCED" w14:textId="77777777" w:rsidR="003871C1" w:rsidRPr="002566FD" w:rsidRDefault="003871C1" w:rsidP="003871C1">
            <w:pPr>
              <w:spacing w:after="0"/>
              <w:jc w:val="left"/>
              <w:rPr>
                <w:sz w:val="18"/>
                <w:szCs w:val="18"/>
                <w:lang w:val="fr-FR" w:eastAsia="en-US"/>
              </w:rPr>
            </w:pPr>
            <w:r w:rsidRPr="002566FD">
              <w:rPr>
                <w:sz w:val="18"/>
                <w:szCs w:val="18"/>
                <w:lang w:val="fr-FR" w:eastAsia="en-US"/>
              </w:rPr>
              <w:t>-88. NON APPLICABLE</w:t>
            </w:r>
          </w:p>
        </w:tc>
        <w:tc>
          <w:tcPr>
            <w:tcW w:w="1699" w:type="dxa"/>
            <w:noWrap/>
          </w:tcPr>
          <w:p w14:paraId="12DAAD63" w14:textId="2C51F978" w:rsidR="003871C1" w:rsidRPr="002566FD" w:rsidRDefault="003871C1" w:rsidP="003871C1">
            <w:pPr>
              <w:spacing w:after="0"/>
              <w:jc w:val="left"/>
              <w:rPr>
                <w:sz w:val="18"/>
                <w:szCs w:val="18"/>
                <w:lang w:val="fr-FR" w:eastAsia="en-US"/>
              </w:rPr>
            </w:pPr>
          </w:p>
        </w:tc>
      </w:tr>
      <w:tr w:rsidR="003871C1" w:rsidRPr="002566FD" w14:paraId="54AE07A8" w14:textId="77777777" w:rsidTr="00DF2BF0">
        <w:trPr>
          <w:trHeight w:val="805"/>
        </w:trPr>
        <w:tc>
          <w:tcPr>
            <w:tcW w:w="1294" w:type="dxa"/>
            <w:noWrap/>
            <w:vAlign w:val="bottom"/>
          </w:tcPr>
          <w:p w14:paraId="5DB13148" w14:textId="77777777" w:rsidR="003871C1" w:rsidRPr="002566FD" w:rsidRDefault="003871C1" w:rsidP="003871C1">
            <w:pPr>
              <w:spacing w:after="0"/>
              <w:jc w:val="left"/>
              <w:rPr>
                <w:sz w:val="18"/>
                <w:szCs w:val="18"/>
                <w:lang w:val="fr-FR" w:eastAsia="en-US"/>
              </w:rPr>
            </w:pPr>
            <w:r w:rsidRPr="002566FD">
              <w:rPr>
                <w:color w:val="000000"/>
                <w:sz w:val="18"/>
                <w:szCs w:val="18"/>
                <w:lang w:val="fr-FR" w:eastAsia="en-US"/>
              </w:rPr>
              <w:t>C18</w:t>
            </w:r>
          </w:p>
        </w:tc>
        <w:tc>
          <w:tcPr>
            <w:tcW w:w="3946" w:type="dxa"/>
          </w:tcPr>
          <w:p w14:paraId="71BC769D" w14:textId="77777777" w:rsidR="003871C1" w:rsidRPr="002566FD" w:rsidRDefault="003871C1" w:rsidP="003871C1">
            <w:pPr>
              <w:spacing w:after="0"/>
              <w:jc w:val="left"/>
              <w:rPr>
                <w:sz w:val="18"/>
                <w:szCs w:val="18"/>
                <w:lang w:val="fr-FR" w:eastAsia="en-US"/>
              </w:rPr>
            </w:pPr>
            <w:r w:rsidRPr="002566FD">
              <w:rPr>
                <w:sz w:val="18"/>
                <w:szCs w:val="18"/>
                <w:lang w:val="fr-FR" w:eastAsia="en-US"/>
              </w:rPr>
              <w:t>À combien estimez-vous la valeur totale de votre production agricole au cours de la saison agricole passée ?</w:t>
            </w:r>
          </w:p>
        </w:tc>
        <w:tc>
          <w:tcPr>
            <w:tcW w:w="2835" w:type="dxa"/>
            <w:noWrap/>
          </w:tcPr>
          <w:p w14:paraId="661F4E9B" w14:textId="77777777" w:rsidR="003871C1" w:rsidRPr="002566FD" w:rsidRDefault="003871C1" w:rsidP="003871C1">
            <w:pPr>
              <w:spacing w:after="0"/>
              <w:jc w:val="left"/>
              <w:rPr>
                <w:sz w:val="18"/>
                <w:szCs w:val="18"/>
                <w:lang w:val="fr-FR" w:eastAsia="en-US"/>
              </w:rPr>
            </w:pPr>
            <w:r w:rsidRPr="002566FD">
              <w:rPr>
                <w:sz w:val="18"/>
                <w:szCs w:val="18"/>
                <w:lang w:val="fr-FR" w:eastAsia="en-US"/>
              </w:rPr>
              <w:t>FCFA</w:t>
            </w:r>
          </w:p>
        </w:tc>
        <w:tc>
          <w:tcPr>
            <w:tcW w:w="1699" w:type="dxa"/>
            <w:noWrap/>
          </w:tcPr>
          <w:p w14:paraId="5A178DF6" w14:textId="77777777" w:rsidR="003871C1" w:rsidRPr="002566FD" w:rsidRDefault="003871C1" w:rsidP="003871C1">
            <w:pPr>
              <w:spacing w:after="0"/>
              <w:jc w:val="left"/>
              <w:rPr>
                <w:sz w:val="18"/>
                <w:szCs w:val="18"/>
                <w:lang w:val="fr-FR" w:eastAsia="en-US"/>
              </w:rPr>
            </w:pPr>
          </w:p>
        </w:tc>
      </w:tr>
      <w:tr w:rsidR="003871C1" w:rsidRPr="002566FD" w14:paraId="716F0290" w14:textId="77777777" w:rsidTr="00A73CAB">
        <w:trPr>
          <w:trHeight w:val="805"/>
        </w:trPr>
        <w:tc>
          <w:tcPr>
            <w:tcW w:w="1294" w:type="dxa"/>
            <w:noWrap/>
          </w:tcPr>
          <w:p w14:paraId="1FC80C8F" w14:textId="517AFEAC" w:rsidR="003871C1" w:rsidRPr="002566FD" w:rsidRDefault="003871C1" w:rsidP="003871C1">
            <w:pPr>
              <w:spacing w:after="0"/>
              <w:jc w:val="left"/>
              <w:rPr>
                <w:color w:val="000000"/>
                <w:sz w:val="18"/>
                <w:szCs w:val="18"/>
                <w:lang w:val="fr-FR" w:eastAsia="en-US"/>
              </w:rPr>
            </w:pPr>
            <w:r w:rsidRPr="002566FD">
              <w:rPr>
                <w:sz w:val="18"/>
                <w:szCs w:val="18"/>
                <w:lang w:val="fr-FR"/>
              </w:rPr>
              <w:t>C19</w:t>
            </w:r>
          </w:p>
        </w:tc>
        <w:tc>
          <w:tcPr>
            <w:tcW w:w="3946" w:type="dxa"/>
          </w:tcPr>
          <w:p w14:paraId="7688DBAE" w14:textId="77777777" w:rsidR="003871C1" w:rsidRPr="002566FD" w:rsidRDefault="003871C1" w:rsidP="003871C1">
            <w:pPr>
              <w:rPr>
                <w:sz w:val="18"/>
                <w:szCs w:val="18"/>
                <w:lang w:val="fr-FR"/>
              </w:rPr>
            </w:pPr>
            <w:r w:rsidRPr="002566FD">
              <w:rPr>
                <w:sz w:val="18"/>
                <w:szCs w:val="18"/>
                <w:lang w:val="fr-FR"/>
              </w:rPr>
              <w:t xml:space="preserve">Au cours des </w:t>
            </w:r>
            <w:r w:rsidRPr="002566FD">
              <w:rPr>
                <w:b/>
                <w:sz w:val="18"/>
                <w:szCs w:val="18"/>
                <w:lang w:val="fr-FR"/>
              </w:rPr>
              <w:t>12 derniers mois</w:t>
            </w:r>
            <w:r w:rsidRPr="002566FD">
              <w:rPr>
                <w:sz w:val="18"/>
                <w:szCs w:val="18"/>
                <w:lang w:val="fr-FR"/>
              </w:rPr>
              <w:t xml:space="preserve">, un membre de votre ménage a-t-il dirigé, en tant que propriétaire ou travailleur pour compte propre, une ou plusieurs activités non agricoles génératrices de revenu ?    </w:t>
            </w:r>
          </w:p>
          <w:p w14:paraId="7B60A22F" w14:textId="69494CD3" w:rsidR="003871C1" w:rsidRPr="002566FD" w:rsidRDefault="003871C1" w:rsidP="003871C1">
            <w:pPr>
              <w:rPr>
                <w:i/>
                <w:sz w:val="18"/>
                <w:szCs w:val="18"/>
                <w:lang w:val="fr-FR"/>
              </w:rPr>
            </w:pPr>
            <w:r w:rsidRPr="002566FD">
              <w:rPr>
                <w:i/>
                <w:sz w:val="18"/>
                <w:szCs w:val="18"/>
                <w:lang w:val="fr-FR"/>
              </w:rPr>
              <w:t xml:space="preserve"> </w:t>
            </w:r>
          </w:p>
          <w:p w14:paraId="58969972" w14:textId="368EF3FD" w:rsidR="003871C1" w:rsidRPr="002566FD" w:rsidRDefault="003871C1" w:rsidP="003871C1">
            <w:pPr>
              <w:spacing w:after="0"/>
              <w:jc w:val="left"/>
              <w:rPr>
                <w:sz w:val="18"/>
                <w:szCs w:val="18"/>
                <w:lang w:val="fr-FR" w:eastAsia="en-US"/>
              </w:rPr>
            </w:pPr>
          </w:p>
        </w:tc>
        <w:tc>
          <w:tcPr>
            <w:tcW w:w="2835" w:type="dxa"/>
            <w:noWrap/>
          </w:tcPr>
          <w:p w14:paraId="68E26A91" w14:textId="77777777" w:rsidR="003871C1" w:rsidRPr="002566FD" w:rsidRDefault="003871C1" w:rsidP="003871C1">
            <w:pPr>
              <w:spacing w:after="0"/>
              <w:jc w:val="left"/>
              <w:rPr>
                <w:sz w:val="18"/>
                <w:szCs w:val="18"/>
                <w:lang w:val="fr-FR" w:eastAsia="en-US"/>
              </w:rPr>
            </w:pPr>
            <w:r w:rsidRPr="002566FD">
              <w:rPr>
                <w:sz w:val="18"/>
                <w:szCs w:val="18"/>
                <w:lang w:val="fr-FR" w:eastAsia="en-US"/>
              </w:rPr>
              <w:t xml:space="preserve">1- Oui  </w:t>
            </w:r>
          </w:p>
          <w:p w14:paraId="24899FE7" w14:textId="511F3DB4" w:rsidR="003871C1" w:rsidRPr="002566FD" w:rsidRDefault="003871C1" w:rsidP="003871C1">
            <w:pPr>
              <w:spacing w:after="0"/>
              <w:jc w:val="left"/>
              <w:rPr>
                <w:sz w:val="18"/>
                <w:szCs w:val="18"/>
                <w:lang w:val="fr-FR" w:eastAsia="en-US"/>
              </w:rPr>
            </w:pPr>
            <w:r w:rsidRPr="002566FD">
              <w:rPr>
                <w:sz w:val="18"/>
                <w:szCs w:val="18"/>
                <w:lang w:val="fr-FR" w:eastAsia="en-US"/>
              </w:rPr>
              <w:t>2- Non</w:t>
            </w:r>
          </w:p>
        </w:tc>
        <w:tc>
          <w:tcPr>
            <w:tcW w:w="1699" w:type="dxa"/>
            <w:noWrap/>
          </w:tcPr>
          <w:p w14:paraId="4EC83390" w14:textId="77777777" w:rsidR="003871C1" w:rsidRPr="002566FD" w:rsidRDefault="003871C1" w:rsidP="003871C1">
            <w:pPr>
              <w:spacing w:after="0"/>
              <w:jc w:val="left"/>
              <w:rPr>
                <w:sz w:val="18"/>
                <w:szCs w:val="18"/>
                <w:lang w:val="fr-FR" w:eastAsia="en-US"/>
              </w:rPr>
            </w:pPr>
          </w:p>
        </w:tc>
      </w:tr>
      <w:tr w:rsidR="003871C1" w:rsidRPr="002566FD" w14:paraId="6C2B8E0D" w14:textId="77777777" w:rsidTr="00A73CAB">
        <w:trPr>
          <w:trHeight w:val="805"/>
        </w:trPr>
        <w:tc>
          <w:tcPr>
            <w:tcW w:w="1294" w:type="dxa"/>
            <w:noWrap/>
          </w:tcPr>
          <w:p w14:paraId="076CA6A5" w14:textId="00DF1682" w:rsidR="003871C1" w:rsidRPr="002566FD" w:rsidRDefault="003871C1" w:rsidP="003871C1">
            <w:pPr>
              <w:spacing w:after="0"/>
              <w:jc w:val="left"/>
              <w:rPr>
                <w:color w:val="000000"/>
                <w:sz w:val="18"/>
                <w:szCs w:val="18"/>
                <w:lang w:val="fr-FR" w:eastAsia="en-US"/>
              </w:rPr>
            </w:pPr>
            <w:r w:rsidRPr="002566FD">
              <w:rPr>
                <w:sz w:val="18"/>
                <w:szCs w:val="18"/>
                <w:lang w:val="fr-FR"/>
              </w:rPr>
              <w:t>C19a</w:t>
            </w:r>
          </w:p>
        </w:tc>
        <w:tc>
          <w:tcPr>
            <w:tcW w:w="3946" w:type="dxa"/>
          </w:tcPr>
          <w:p w14:paraId="6E41BBF0" w14:textId="096F26F0" w:rsidR="003871C1" w:rsidRPr="002566FD" w:rsidRDefault="003871C1" w:rsidP="003871C1">
            <w:pPr>
              <w:spacing w:after="0"/>
              <w:jc w:val="left"/>
              <w:rPr>
                <w:sz w:val="18"/>
                <w:szCs w:val="18"/>
                <w:lang w:val="fr-FR" w:eastAsia="en-US"/>
              </w:rPr>
            </w:pPr>
            <w:r w:rsidRPr="002566FD">
              <w:rPr>
                <w:sz w:val="18"/>
                <w:szCs w:val="18"/>
                <w:lang w:val="fr-FR"/>
              </w:rPr>
              <w:t>Nom de l’activité principale</w:t>
            </w:r>
          </w:p>
        </w:tc>
        <w:tc>
          <w:tcPr>
            <w:tcW w:w="2835" w:type="dxa"/>
            <w:noWrap/>
          </w:tcPr>
          <w:p w14:paraId="6AD3E8A3" w14:textId="77777777" w:rsidR="003871C1" w:rsidRPr="002566FD" w:rsidRDefault="003871C1" w:rsidP="003871C1">
            <w:pPr>
              <w:spacing w:after="0"/>
              <w:jc w:val="left"/>
              <w:rPr>
                <w:sz w:val="18"/>
                <w:szCs w:val="18"/>
                <w:lang w:val="fr-FR" w:eastAsia="en-US"/>
              </w:rPr>
            </w:pPr>
          </w:p>
        </w:tc>
        <w:tc>
          <w:tcPr>
            <w:tcW w:w="1699" w:type="dxa"/>
            <w:noWrap/>
          </w:tcPr>
          <w:p w14:paraId="5E909832" w14:textId="77777777" w:rsidR="003871C1" w:rsidRPr="002566FD" w:rsidRDefault="003871C1" w:rsidP="003871C1">
            <w:pPr>
              <w:spacing w:after="0"/>
              <w:jc w:val="left"/>
              <w:rPr>
                <w:sz w:val="18"/>
                <w:szCs w:val="18"/>
                <w:lang w:val="fr-FR" w:eastAsia="en-US"/>
              </w:rPr>
            </w:pPr>
          </w:p>
        </w:tc>
      </w:tr>
      <w:tr w:rsidR="003871C1" w:rsidRPr="000B78B3" w14:paraId="46BC365D" w14:textId="77777777" w:rsidTr="00A73CAB">
        <w:trPr>
          <w:trHeight w:val="805"/>
        </w:trPr>
        <w:tc>
          <w:tcPr>
            <w:tcW w:w="1294" w:type="dxa"/>
            <w:noWrap/>
          </w:tcPr>
          <w:p w14:paraId="5DF58B65" w14:textId="08357107" w:rsidR="003871C1" w:rsidRPr="002566FD" w:rsidRDefault="003871C1" w:rsidP="003871C1">
            <w:pPr>
              <w:spacing w:after="0"/>
              <w:jc w:val="left"/>
              <w:rPr>
                <w:color w:val="000000"/>
                <w:sz w:val="18"/>
                <w:szCs w:val="18"/>
                <w:lang w:val="fr-FR" w:eastAsia="en-US"/>
              </w:rPr>
            </w:pPr>
            <w:r w:rsidRPr="002566FD">
              <w:rPr>
                <w:sz w:val="18"/>
                <w:szCs w:val="18"/>
                <w:lang w:val="fr-FR"/>
              </w:rPr>
              <w:t>C19b</w:t>
            </w:r>
          </w:p>
        </w:tc>
        <w:tc>
          <w:tcPr>
            <w:tcW w:w="3946" w:type="dxa"/>
          </w:tcPr>
          <w:p w14:paraId="053DBC20" w14:textId="77777777" w:rsidR="003871C1" w:rsidRPr="002566FD" w:rsidRDefault="003871C1" w:rsidP="003871C1">
            <w:pPr>
              <w:rPr>
                <w:sz w:val="18"/>
                <w:szCs w:val="18"/>
                <w:lang w:val="fr-FR"/>
              </w:rPr>
            </w:pPr>
            <w:r w:rsidRPr="002566FD">
              <w:rPr>
                <w:sz w:val="18"/>
                <w:szCs w:val="18"/>
                <w:lang w:val="fr-FR"/>
              </w:rPr>
              <w:t>Quel est le type d’activité ?</w:t>
            </w:r>
          </w:p>
          <w:p w14:paraId="2C66D7A7" w14:textId="77777777" w:rsidR="003871C1" w:rsidRPr="002566FD" w:rsidRDefault="003871C1" w:rsidP="003871C1">
            <w:pPr>
              <w:rPr>
                <w:sz w:val="18"/>
                <w:szCs w:val="18"/>
                <w:lang w:val="fr-FR"/>
              </w:rPr>
            </w:pPr>
          </w:p>
          <w:p w14:paraId="2FF19981" w14:textId="0EAC815D" w:rsidR="003871C1" w:rsidRPr="002566FD" w:rsidRDefault="003871C1" w:rsidP="003871C1">
            <w:pPr>
              <w:spacing w:after="0"/>
              <w:jc w:val="left"/>
              <w:rPr>
                <w:sz w:val="18"/>
                <w:szCs w:val="18"/>
                <w:lang w:val="fr-FR" w:eastAsia="en-US"/>
              </w:rPr>
            </w:pPr>
          </w:p>
        </w:tc>
        <w:tc>
          <w:tcPr>
            <w:tcW w:w="2835" w:type="dxa"/>
            <w:noWrap/>
          </w:tcPr>
          <w:p w14:paraId="0AEB880F" w14:textId="77777777" w:rsidR="003871C1" w:rsidRPr="002566FD" w:rsidRDefault="003871C1" w:rsidP="003871C1">
            <w:pPr>
              <w:rPr>
                <w:sz w:val="18"/>
                <w:szCs w:val="18"/>
                <w:lang w:val="fr-FR"/>
              </w:rPr>
            </w:pPr>
            <w:r w:rsidRPr="002566FD">
              <w:rPr>
                <w:sz w:val="18"/>
                <w:szCs w:val="18"/>
                <w:lang w:val="fr-FR"/>
              </w:rPr>
              <w:t>1= Transformation de produits agricoles ou animaux</w:t>
            </w:r>
          </w:p>
          <w:p w14:paraId="08CF4E91" w14:textId="77777777" w:rsidR="003871C1" w:rsidRPr="002566FD" w:rsidRDefault="003871C1" w:rsidP="003871C1">
            <w:pPr>
              <w:rPr>
                <w:sz w:val="18"/>
                <w:szCs w:val="18"/>
                <w:lang w:val="fr-FR"/>
              </w:rPr>
            </w:pPr>
            <w:r w:rsidRPr="002566FD">
              <w:rPr>
                <w:sz w:val="18"/>
                <w:szCs w:val="18"/>
                <w:lang w:val="fr-FR"/>
              </w:rPr>
              <w:t>2= Confection/ Réparation des tissus ou vêtements, chaussures</w:t>
            </w:r>
          </w:p>
          <w:p w14:paraId="1405BD1C" w14:textId="77777777" w:rsidR="003871C1" w:rsidRPr="002566FD" w:rsidRDefault="003871C1" w:rsidP="003871C1">
            <w:pPr>
              <w:rPr>
                <w:sz w:val="18"/>
                <w:szCs w:val="18"/>
                <w:lang w:val="fr-FR"/>
              </w:rPr>
            </w:pPr>
            <w:r w:rsidRPr="002566FD">
              <w:rPr>
                <w:sz w:val="18"/>
                <w:szCs w:val="18"/>
                <w:lang w:val="fr-FR"/>
              </w:rPr>
              <w:t>3= Construction de maisons, menuiserie, forge, confection de briques</w:t>
            </w:r>
          </w:p>
          <w:p w14:paraId="3B34A9FF" w14:textId="77777777" w:rsidR="003871C1" w:rsidRPr="002566FD" w:rsidRDefault="003871C1" w:rsidP="003871C1">
            <w:pPr>
              <w:rPr>
                <w:sz w:val="18"/>
                <w:szCs w:val="18"/>
                <w:lang w:val="fr-FR"/>
              </w:rPr>
            </w:pPr>
            <w:r w:rsidRPr="002566FD">
              <w:rPr>
                <w:sz w:val="18"/>
                <w:szCs w:val="18"/>
                <w:lang w:val="fr-FR"/>
              </w:rPr>
              <w:t>4= Commerce</w:t>
            </w:r>
          </w:p>
          <w:p w14:paraId="6E6A78C5" w14:textId="77777777" w:rsidR="003871C1" w:rsidRPr="002566FD" w:rsidRDefault="003871C1" w:rsidP="003871C1">
            <w:pPr>
              <w:rPr>
                <w:sz w:val="18"/>
                <w:szCs w:val="18"/>
                <w:lang w:val="fr-FR"/>
              </w:rPr>
            </w:pPr>
            <w:r w:rsidRPr="002566FD">
              <w:rPr>
                <w:sz w:val="18"/>
                <w:szCs w:val="18"/>
                <w:lang w:val="fr-FR"/>
              </w:rPr>
              <w:t>5= Profession libérale pour son propre compte</w:t>
            </w:r>
          </w:p>
          <w:p w14:paraId="05A8154E" w14:textId="77777777" w:rsidR="003871C1" w:rsidRPr="002566FD" w:rsidRDefault="003871C1" w:rsidP="003871C1">
            <w:pPr>
              <w:rPr>
                <w:sz w:val="18"/>
                <w:szCs w:val="18"/>
                <w:lang w:val="fr-FR"/>
              </w:rPr>
            </w:pPr>
            <w:r w:rsidRPr="002566FD">
              <w:rPr>
                <w:sz w:val="18"/>
                <w:szCs w:val="18"/>
                <w:lang w:val="fr-FR"/>
              </w:rPr>
              <w:t>6= Transport</w:t>
            </w:r>
          </w:p>
          <w:p w14:paraId="1C460F01" w14:textId="77777777" w:rsidR="003871C1" w:rsidRPr="002566FD" w:rsidRDefault="003871C1" w:rsidP="003871C1">
            <w:pPr>
              <w:rPr>
                <w:sz w:val="18"/>
                <w:szCs w:val="18"/>
                <w:lang w:val="fr-FR"/>
              </w:rPr>
            </w:pPr>
            <w:r w:rsidRPr="002566FD">
              <w:rPr>
                <w:sz w:val="18"/>
                <w:szCs w:val="18"/>
                <w:lang w:val="fr-FR"/>
              </w:rPr>
              <w:t>7= Hôtels, Bars, restauration</w:t>
            </w:r>
          </w:p>
          <w:p w14:paraId="629AAE59" w14:textId="46BA5FA5" w:rsidR="003871C1" w:rsidRPr="002566FD" w:rsidRDefault="003871C1" w:rsidP="003871C1">
            <w:pPr>
              <w:spacing w:after="0"/>
              <w:jc w:val="left"/>
              <w:rPr>
                <w:sz w:val="18"/>
                <w:szCs w:val="18"/>
                <w:lang w:val="fr-FR" w:eastAsia="en-US"/>
              </w:rPr>
            </w:pPr>
            <w:r w:rsidRPr="002566FD">
              <w:rPr>
                <w:sz w:val="18"/>
                <w:szCs w:val="18"/>
                <w:lang w:val="fr-FR"/>
              </w:rPr>
              <w:t>8= Autres activités non agricoles (préciser)</w:t>
            </w:r>
          </w:p>
        </w:tc>
        <w:tc>
          <w:tcPr>
            <w:tcW w:w="1699" w:type="dxa"/>
            <w:noWrap/>
          </w:tcPr>
          <w:p w14:paraId="631F66EB" w14:textId="77777777" w:rsidR="003871C1" w:rsidRPr="002566FD" w:rsidRDefault="003871C1" w:rsidP="003871C1">
            <w:pPr>
              <w:spacing w:after="0"/>
              <w:jc w:val="left"/>
              <w:rPr>
                <w:sz w:val="18"/>
                <w:szCs w:val="18"/>
                <w:lang w:val="fr-FR" w:eastAsia="en-US"/>
              </w:rPr>
            </w:pPr>
          </w:p>
        </w:tc>
      </w:tr>
      <w:tr w:rsidR="003871C1" w:rsidRPr="002566FD" w14:paraId="78A170F1" w14:textId="77777777" w:rsidTr="00A73CAB">
        <w:trPr>
          <w:trHeight w:val="805"/>
        </w:trPr>
        <w:tc>
          <w:tcPr>
            <w:tcW w:w="1294" w:type="dxa"/>
            <w:noWrap/>
          </w:tcPr>
          <w:p w14:paraId="50934416" w14:textId="4DB9123C" w:rsidR="003871C1" w:rsidRPr="002566FD" w:rsidRDefault="003871C1" w:rsidP="003871C1">
            <w:pPr>
              <w:spacing w:after="0"/>
              <w:jc w:val="left"/>
              <w:rPr>
                <w:color w:val="000000"/>
                <w:sz w:val="18"/>
                <w:szCs w:val="18"/>
                <w:lang w:val="fr-FR" w:eastAsia="en-US"/>
              </w:rPr>
            </w:pPr>
            <w:r w:rsidRPr="002566FD">
              <w:rPr>
                <w:sz w:val="18"/>
                <w:szCs w:val="18"/>
                <w:lang w:val="fr-FR"/>
              </w:rPr>
              <w:t>C20</w:t>
            </w:r>
          </w:p>
        </w:tc>
        <w:tc>
          <w:tcPr>
            <w:tcW w:w="3946" w:type="dxa"/>
          </w:tcPr>
          <w:p w14:paraId="3CA7E43F" w14:textId="4FFD624F" w:rsidR="003871C1" w:rsidRPr="002566FD" w:rsidRDefault="003871C1" w:rsidP="003871C1">
            <w:pPr>
              <w:spacing w:after="0"/>
              <w:jc w:val="left"/>
              <w:rPr>
                <w:sz w:val="18"/>
                <w:szCs w:val="18"/>
                <w:lang w:val="fr-FR" w:eastAsia="en-US"/>
              </w:rPr>
            </w:pPr>
            <w:r w:rsidRPr="002566FD">
              <w:rPr>
                <w:sz w:val="18"/>
                <w:szCs w:val="18"/>
                <w:lang w:val="fr-FR"/>
              </w:rPr>
              <w:t>Quelles ont été les deux plus importantes sources de financement pour démarrer cette activité ?</w:t>
            </w:r>
          </w:p>
        </w:tc>
        <w:tc>
          <w:tcPr>
            <w:tcW w:w="2835" w:type="dxa"/>
            <w:noWrap/>
          </w:tcPr>
          <w:p w14:paraId="210FB026" w14:textId="71E567C9" w:rsidR="003871C1" w:rsidRPr="002566FD" w:rsidRDefault="003871C1" w:rsidP="003871C1">
            <w:pPr>
              <w:pStyle w:val="ListParagraph"/>
              <w:numPr>
                <w:ilvl w:val="0"/>
                <w:numId w:val="95"/>
              </w:numPr>
              <w:spacing w:after="0"/>
              <w:jc w:val="left"/>
              <w:rPr>
                <w:rFonts w:eastAsia="Calibri"/>
                <w:i/>
                <w:sz w:val="18"/>
                <w:szCs w:val="18"/>
                <w:lang w:val="fr-FR"/>
              </w:rPr>
            </w:pPr>
            <w:r w:rsidRPr="002566FD">
              <w:rPr>
                <w:rFonts w:eastAsia="Calibri"/>
                <w:i/>
                <w:sz w:val="18"/>
                <w:szCs w:val="18"/>
                <w:lang w:val="fr-FR"/>
              </w:rPr>
              <w:t>Épargne du ménage</w:t>
            </w:r>
          </w:p>
          <w:p w14:paraId="1CB38813" w14:textId="77777777" w:rsidR="003871C1" w:rsidRPr="002566FD" w:rsidRDefault="003871C1" w:rsidP="003871C1">
            <w:pPr>
              <w:pStyle w:val="ListParagraph"/>
              <w:numPr>
                <w:ilvl w:val="0"/>
                <w:numId w:val="95"/>
              </w:numPr>
              <w:spacing w:after="0"/>
              <w:jc w:val="left"/>
              <w:rPr>
                <w:rFonts w:eastAsia="Calibri"/>
                <w:sz w:val="18"/>
                <w:szCs w:val="18"/>
                <w:lang w:val="fr-FR"/>
              </w:rPr>
            </w:pPr>
            <w:r w:rsidRPr="002566FD">
              <w:rPr>
                <w:i/>
                <w:sz w:val="18"/>
                <w:szCs w:val="18"/>
                <w:lang w:val="fr-FR"/>
              </w:rPr>
              <w:t>Cadeau d’un parent</w:t>
            </w:r>
          </w:p>
          <w:p w14:paraId="5AB53252" w14:textId="77777777" w:rsidR="003871C1" w:rsidRPr="002566FD" w:rsidRDefault="003871C1" w:rsidP="003871C1">
            <w:pPr>
              <w:pStyle w:val="ListParagraph"/>
              <w:numPr>
                <w:ilvl w:val="0"/>
                <w:numId w:val="95"/>
              </w:numPr>
              <w:spacing w:after="0"/>
              <w:jc w:val="left"/>
              <w:rPr>
                <w:rFonts w:eastAsia="Calibri"/>
                <w:sz w:val="18"/>
                <w:szCs w:val="18"/>
                <w:lang w:val="fr-FR"/>
              </w:rPr>
            </w:pPr>
            <w:r w:rsidRPr="002566FD">
              <w:rPr>
                <w:i/>
                <w:sz w:val="18"/>
                <w:szCs w:val="18"/>
                <w:lang w:val="fr-FR"/>
              </w:rPr>
              <w:t>Prêt d’un autre ménage</w:t>
            </w:r>
          </w:p>
          <w:p w14:paraId="1846566A" w14:textId="77777777" w:rsidR="003871C1" w:rsidRPr="002566FD" w:rsidRDefault="003871C1" w:rsidP="003871C1">
            <w:pPr>
              <w:pStyle w:val="ListParagraph"/>
              <w:numPr>
                <w:ilvl w:val="0"/>
                <w:numId w:val="95"/>
              </w:numPr>
              <w:spacing w:after="0"/>
              <w:jc w:val="left"/>
              <w:rPr>
                <w:rFonts w:eastAsia="Calibri"/>
                <w:sz w:val="18"/>
                <w:szCs w:val="18"/>
                <w:lang w:val="fr-FR"/>
              </w:rPr>
            </w:pPr>
            <w:r w:rsidRPr="002566FD">
              <w:rPr>
                <w:i/>
                <w:sz w:val="18"/>
                <w:szCs w:val="18"/>
                <w:lang w:val="fr-FR"/>
              </w:rPr>
              <w:t>Prêt d’une tontine</w:t>
            </w:r>
          </w:p>
          <w:p w14:paraId="1706F4EF" w14:textId="77777777" w:rsidR="003871C1" w:rsidRPr="002566FD" w:rsidRDefault="003871C1" w:rsidP="003871C1">
            <w:pPr>
              <w:pStyle w:val="ListParagraph"/>
              <w:numPr>
                <w:ilvl w:val="0"/>
                <w:numId w:val="95"/>
              </w:numPr>
              <w:spacing w:after="0"/>
              <w:jc w:val="left"/>
              <w:rPr>
                <w:rFonts w:eastAsia="Calibri"/>
                <w:sz w:val="18"/>
                <w:szCs w:val="18"/>
                <w:lang w:val="fr-FR"/>
              </w:rPr>
            </w:pPr>
            <w:r w:rsidRPr="002566FD">
              <w:rPr>
                <w:i/>
                <w:sz w:val="18"/>
                <w:szCs w:val="18"/>
                <w:lang w:val="fr-FR"/>
              </w:rPr>
              <w:t>Prêt bancaire ou IMF</w:t>
            </w:r>
          </w:p>
          <w:p w14:paraId="326BB1D7" w14:textId="77777777" w:rsidR="003871C1" w:rsidRPr="002566FD" w:rsidRDefault="003871C1" w:rsidP="003871C1">
            <w:pPr>
              <w:pStyle w:val="ListParagraph"/>
              <w:numPr>
                <w:ilvl w:val="0"/>
                <w:numId w:val="95"/>
              </w:numPr>
              <w:spacing w:after="0"/>
              <w:jc w:val="left"/>
              <w:rPr>
                <w:rFonts w:eastAsia="Calibri"/>
                <w:sz w:val="18"/>
                <w:szCs w:val="18"/>
                <w:lang w:val="fr-FR"/>
              </w:rPr>
            </w:pPr>
            <w:r w:rsidRPr="002566FD">
              <w:rPr>
                <w:i/>
                <w:sz w:val="18"/>
                <w:szCs w:val="18"/>
                <w:lang w:val="fr-FR"/>
              </w:rPr>
              <w:t>Prêt/Appui d’une coopérative</w:t>
            </w:r>
          </w:p>
          <w:p w14:paraId="6797F3B1" w14:textId="77777777" w:rsidR="003871C1" w:rsidRPr="002566FD" w:rsidRDefault="003871C1" w:rsidP="003871C1">
            <w:pPr>
              <w:pStyle w:val="ListParagraph"/>
              <w:numPr>
                <w:ilvl w:val="0"/>
                <w:numId w:val="95"/>
              </w:numPr>
              <w:spacing w:after="0"/>
              <w:jc w:val="left"/>
              <w:rPr>
                <w:rFonts w:eastAsia="Calibri"/>
                <w:sz w:val="18"/>
                <w:szCs w:val="18"/>
                <w:lang w:val="fr-FR"/>
              </w:rPr>
            </w:pPr>
            <w:r w:rsidRPr="002566FD">
              <w:rPr>
                <w:i/>
                <w:sz w:val="18"/>
                <w:szCs w:val="18"/>
                <w:lang w:val="fr-FR"/>
              </w:rPr>
              <w:t>Prêt/Appui d’une ONG</w:t>
            </w:r>
          </w:p>
          <w:p w14:paraId="0FEC2014" w14:textId="7A1F7DDF" w:rsidR="003871C1" w:rsidRPr="002566FD" w:rsidRDefault="003871C1" w:rsidP="003871C1">
            <w:pPr>
              <w:pStyle w:val="ListParagraph"/>
              <w:numPr>
                <w:ilvl w:val="0"/>
                <w:numId w:val="95"/>
              </w:numPr>
              <w:spacing w:after="0"/>
              <w:jc w:val="left"/>
              <w:rPr>
                <w:rFonts w:eastAsia="Calibri"/>
                <w:sz w:val="18"/>
                <w:szCs w:val="18"/>
                <w:lang w:val="fr-FR"/>
              </w:rPr>
            </w:pPr>
            <w:r w:rsidRPr="002566FD">
              <w:rPr>
                <w:i/>
                <w:sz w:val="18"/>
                <w:szCs w:val="18"/>
                <w:lang w:val="fr-FR"/>
              </w:rPr>
              <w:t>8. Autre (précisez)</w:t>
            </w:r>
          </w:p>
        </w:tc>
        <w:tc>
          <w:tcPr>
            <w:tcW w:w="1699" w:type="dxa"/>
            <w:noWrap/>
          </w:tcPr>
          <w:p w14:paraId="709754E9" w14:textId="77777777" w:rsidR="003871C1" w:rsidRPr="002566FD" w:rsidRDefault="003871C1" w:rsidP="003871C1">
            <w:pPr>
              <w:spacing w:after="0"/>
              <w:jc w:val="left"/>
              <w:rPr>
                <w:sz w:val="18"/>
                <w:szCs w:val="18"/>
                <w:lang w:val="fr-FR" w:eastAsia="en-US"/>
              </w:rPr>
            </w:pPr>
          </w:p>
        </w:tc>
      </w:tr>
      <w:tr w:rsidR="003871C1" w:rsidRPr="000B78B3" w14:paraId="7DD168D9" w14:textId="77777777" w:rsidTr="00A73CAB">
        <w:trPr>
          <w:trHeight w:val="805"/>
        </w:trPr>
        <w:tc>
          <w:tcPr>
            <w:tcW w:w="1294" w:type="dxa"/>
            <w:noWrap/>
          </w:tcPr>
          <w:p w14:paraId="6476C8F5" w14:textId="3F003F1E" w:rsidR="003871C1" w:rsidRPr="002566FD" w:rsidRDefault="003871C1" w:rsidP="003871C1">
            <w:pPr>
              <w:spacing w:after="0"/>
              <w:jc w:val="left"/>
              <w:rPr>
                <w:color w:val="000000"/>
                <w:sz w:val="18"/>
                <w:szCs w:val="18"/>
                <w:lang w:val="fr-FR" w:eastAsia="en-US"/>
              </w:rPr>
            </w:pPr>
            <w:r w:rsidRPr="002566FD">
              <w:rPr>
                <w:sz w:val="18"/>
                <w:szCs w:val="18"/>
                <w:lang w:val="fr-FR"/>
              </w:rPr>
              <w:t>C21</w:t>
            </w:r>
          </w:p>
        </w:tc>
        <w:tc>
          <w:tcPr>
            <w:tcW w:w="3946" w:type="dxa"/>
          </w:tcPr>
          <w:p w14:paraId="3C083F23" w14:textId="07823200" w:rsidR="003871C1" w:rsidRPr="002566FD" w:rsidRDefault="003871C1" w:rsidP="003871C1">
            <w:pPr>
              <w:spacing w:after="0"/>
              <w:jc w:val="left"/>
              <w:rPr>
                <w:sz w:val="18"/>
                <w:szCs w:val="18"/>
                <w:lang w:val="fr-FR" w:eastAsia="en-US"/>
              </w:rPr>
            </w:pPr>
            <w:r w:rsidRPr="002566FD">
              <w:rPr>
                <w:i/>
                <w:sz w:val="18"/>
                <w:szCs w:val="18"/>
                <w:lang w:val="fr-FR"/>
              </w:rPr>
              <w:t>Quel est le revenu total tiré d’activités non agricoles par les membres de votre ménage au cours des 12 derniers mois ?</w:t>
            </w:r>
          </w:p>
        </w:tc>
        <w:tc>
          <w:tcPr>
            <w:tcW w:w="2835" w:type="dxa"/>
            <w:noWrap/>
          </w:tcPr>
          <w:p w14:paraId="236AFD47" w14:textId="77777777" w:rsidR="003871C1" w:rsidRPr="002566FD" w:rsidRDefault="003871C1" w:rsidP="003871C1">
            <w:pPr>
              <w:spacing w:after="0"/>
              <w:jc w:val="left"/>
              <w:rPr>
                <w:sz w:val="18"/>
                <w:szCs w:val="18"/>
                <w:lang w:val="fr-FR" w:eastAsia="en-US"/>
              </w:rPr>
            </w:pPr>
          </w:p>
        </w:tc>
        <w:tc>
          <w:tcPr>
            <w:tcW w:w="1699" w:type="dxa"/>
            <w:noWrap/>
          </w:tcPr>
          <w:p w14:paraId="5A836548" w14:textId="77777777" w:rsidR="003871C1" w:rsidRPr="002566FD" w:rsidRDefault="003871C1" w:rsidP="003871C1">
            <w:pPr>
              <w:spacing w:after="0"/>
              <w:jc w:val="left"/>
              <w:rPr>
                <w:sz w:val="18"/>
                <w:szCs w:val="18"/>
                <w:lang w:val="fr-FR" w:eastAsia="en-US"/>
              </w:rPr>
            </w:pPr>
          </w:p>
        </w:tc>
      </w:tr>
    </w:tbl>
    <w:p w14:paraId="5B3BD6FA" w14:textId="0C294464" w:rsidR="00DF2BF0" w:rsidRPr="002566FD" w:rsidRDefault="00DF2BF0" w:rsidP="00CD7714">
      <w:pPr>
        <w:spacing w:line="312" w:lineRule="auto"/>
        <w:rPr>
          <w:rFonts w:cs="Arial"/>
          <w:sz w:val="18"/>
          <w:szCs w:val="18"/>
          <w:lang w:val="fr-FR" w:eastAsia="en-US"/>
        </w:rPr>
      </w:pPr>
    </w:p>
    <w:p w14:paraId="263159D7" w14:textId="4E5058B5" w:rsidR="00C67062" w:rsidRPr="002566FD" w:rsidRDefault="00C67062" w:rsidP="00CD7714">
      <w:pPr>
        <w:spacing w:line="312" w:lineRule="auto"/>
        <w:rPr>
          <w:rFonts w:cs="Arial"/>
          <w:sz w:val="18"/>
          <w:szCs w:val="18"/>
          <w:lang w:val="fr-FR" w:eastAsia="en-US"/>
        </w:rPr>
      </w:pPr>
    </w:p>
    <w:p w14:paraId="6F2B7C17" w14:textId="724472CB" w:rsidR="00074EEC" w:rsidRPr="002566FD" w:rsidRDefault="00074EEC" w:rsidP="00CD7714">
      <w:pPr>
        <w:spacing w:line="312" w:lineRule="auto"/>
        <w:rPr>
          <w:rFonts w:cs="Arial"/>
          <w:sz w:val="18"/>
          <w:szCs w:val="18"/>
          <w:lang w:val="fr-FR" w:eastAsia="en-US"/>
        </w:rPr>
      </w:pPr>
    </w:p>
    <w:p w14:paraId="46F4BA13" w14:textId="4F5F3523" w:rsidR="00074EEC" w:rsidRPr="002566FD" w:rsidRDefault="00074EEC" w:rsidP="00C67062">
      <w:pPr>
        <w:pStyle w:val="Heading2"/>
        <w:rPr>
          <w:lang w:val="fr-FR" w:eastAsia="en-US"/>
        </w:rPr>
      </w:pPr>
      <w:bookmarkStart w:id="113" w:name="_Toc527467197"/>
      <w:r w:rsidRPr="002566FD">
        <w:rPr>
          <w:lang w:val="fr-FR" w:eastAsia="en-US"/>
        </w:rPr>
        <w:lastRenderedPageBreak/>
        <w:t>Sécurité alimentaire du ménage</w:t>
      </w:r>
      <w:bookmarkEnd w:id="113"/>
    </w:p>
    <w:p w14:paraId="128651FD" w14:textId="08873438" w:rsidR="00074EEC" w:rsidRPr="002566FD" w:rsidRDefault="006D79BB" w:rsidP="00C67062">
      <w:pPr>
        <w:pStyle w:val="Heading3"/>
        <w:rPr>
          <w:lang w:val="fr-FR"/>
        </w:rPr>
      </w:pPr>
      <w:bookmarkStart w:id="114" w:name="_Toc527467198"/>
      <w:r w:rsidRPr="002566FD">
        <w:rPr>
          <w:lang w:val="fr-FR"/>
        </w:rPr>
        <w:t>Consommation alimentaire au cours des 7 derniers jours</w:t>
      </w:r>
      <w:bookmarkEnd w:id="114"/>
    </w:p>
    <w:p w14:paraId="45EB0988" w14:textId="7CFA8C72" w:rsidR="006D79BB" w:rsidRPr="002566FD" w:rsidRDefault="006D79BB" w:rsidP="006D79BB">
      <w:pPr>
        <w:spacing w:line="312" w:lineRule="auto"/>
        <w:rPr>
          <w:sz w:val="18"/>
          <w:szCs w:val="18"/>
          <w:lang w:val="fr-FR"/>
        </w:rPr>
      </w:pPr>
      <w:r w:rsidRPr="002566FD">
        <w:rPr>
          <w:sz w:val="18"/>
          <w:szCs w:val="18"/>
          <w:lang w:val="fr-FR"/>
        </w:rPr>
        <w:t xml:space="preserve">Pour cette sous-section, le questionnaire vise </w:t>
      </w:r>
      <w:proofErr w:type="spellStart"/>
      <w:r w:rsidRPr="002566FD">
        <w:rPr>
          <w:sz w:val="18"/>
          <w:szCs w:val="18"/>
          <w:lang w:val="fr-FR"/>
        </w:rPr>
        <w:t>a</w:t>
      </w:r>
      <w:proofErr w:type="spellEnd"/>
      <w:r w:rsidRPr="002566FD">
        <w:rPr>
          <w:sz w:val="18"/>
          <w:szCs w:val="18"/>
          <w:lang w:val="fr-FR"/>
        </w:rPr>
        <w:t xml:space="preserve"> collecter des informations sur la consommation d’une liste de produits par le ménage. La liste des produits est automatiquement </w:t>
      </w:r>
      <w:r w:rsidR="00212FF8" w:rsidRPr="002566FD">
        <w:rPr>
          <w:sz w:val="18"/>
          <w:szCs w:val="18"/>
          <w:lang w:val="fr-FR"/>
        </w:rPr>
        <w:t>affic</w:t>
      </w:r>
      <w:r w:rsidR="00CD6A15" w:rsidRPr="002566FD">
        <w:rPr>
          <w:sz w:val="18"/>
          <w:szCs w:val="18"/>
          <w:lang w:val="fr-FR"/>
        </w:rPr>
        <w:t>hé par le programme SurveyCTO et pour chaque produit, les questions suivantes sont posées :</w:t>
      </w:r>
    </w:p>
    <w:p w14:paraId="32EAE4E1" w14:textId="6FBFF6CC" w:rsidR="00CD6A15" w:rsidRPr="002566FD" w:rsidRDefault="00CD6A15" w:rsidP="00CD6A15">
      <w:pPr>
        <w:pStyle w:val="ListParagraph"/>
        <w:numPr>
          <w:ilvl w:val="0"/>
          <w:numId w:val="97"/>
        </w:numPr>
        <w:spacing w:line="312" w:lineRule="auto"/>
        <w:rPr>
          <w:sz w:val="18"/>
          <w:szCs w:val="18"/>
          <w:lang w:val="fr-FR"/>
        </w:rPr>
      </w:pPr>
      <w:r w:rsidRPr="002566FD">
        <w:rPr>
          <w:sz w:val="18"/>
          <w:szCs w:val="18"/>
          <w:lang w:val="fr-FR"/>
        </w:rPr>
        <w:t>Votre ménage a-t-il consommé [PRODUIT] au cours des 7 derniers jours? (Oui, Non)</w:t>
      </w:r>
    </w:p>
    <w:p w14:paraId="326BD33E" w14:textId="10EB4753" w:rsidR="00CD6A15" w:rsidRPr="002566FD" w:rsidRDefault="00CD6A15" w:rsidP="00CD6A15">
      <w:pPr>
        <w:pStyle w:val="ListParagraph"/>
        <w:numPr>
          <w:ilvl w:val="0"/>
          <w:numId w:val="97"/>
        </w:numPr>
        <w:spacing w:line="312" w:lineRule="auto"/>
        <w:rPr>
          <w:sz w:val="18"/>
          <w:szCs w:val="18"/>
          <w:lang w:val="fr-FR"/>
        </w:rPr>
      </w:pPr>
      <w:r w:rsidRPr="002566FD">
        <w:rPr>
          <w:sz w:val="18"/>
          <w:szCs w:val="18"/>
          <w:lang w:val="fr-FR"/>
        </w:rPr>
        <w:t>Si Oui, quelle est la quantité consommée au cours des 7 derniers jours ? Le programme permet de saisir la quantité et sélectionnée l’unité de mesure communiquée par le répondant</w:t>
      </w:r>
    </w:p>
    <w:p w14:paraId="2D1BFB71" w14:textId="7B232A4F" w:rsidR="00CD6A15" w:rsidRPr="002566FD" w:rsidRDefault="00CD6A15" w:rsidP="00CD6A15">
      <w:pPr>
        <w:pStyle w:val="ListParagraph"/>
        <w:numPr>
          <w:ilvl w:val="0"/>
          <w:numId w:val="97"/>
        </w:numPr>
        <w:spacing w:line="312" w:lineRule="auto"/>
        <w:rPr>
          <w:sz w:val="18"/>
          <w:szCs w:val="18"/>
          <w:lang w:val="fr-FR"/>
        </w:rPr>
      </w:pPr>
      <w:r w:rsidRPr="002566FD">
        <w:rPr>
          <w:sz w:val="18"/>
          <w:szCs w:val="18"/>
          <w:lang w:val="fr-FR"/>
        </w:rPr>
        <w:t>Quelle est la valeur estimée de la quantité du produit consommée au cours des 7 derniers jours ?</w:t>
      </w:r>
    </w:p>
    <w:p w14:paraId="3115657B" w14:textId="000B23C7" w:rsidR="006D79BB" w:rsidRPr="002566FD" w:rsidRDefault="006D79BB" w:rsidP="00A73CAB">
      <w:pPr>
        <w:pStyle w:val="Heading3"/>
        <w:rPr>
          <w:lang w:val="fr-FR"/>
        </w:rPr>
      </w:pPr>
      <w:bookmarkStart w:id="115" w:name="_Toc527467199"/>
      <w:r w:rsidRPr="002566FD">
        <w:rPr>
          <w:lang w:val="fr-FR"/>
        </w:rPr>
        <w:t>Mois au cours desquels l’approvisionnement du ménage en nourriture a été insuffisant</w:t>
      </w:r>
      <w:bookmarkEnd w:id="115"/>
    </w:p>
    <w:tbl>
      <w:tblPr>
        <w:tblpPr w:leftFromText="187" w:rightFromText="187" w:vertAnchor="page" w:horzAnchor="margin" w:tblpY="859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95"/>
        <w:gridCol w:w="3693"/>
        <w:gridCol w:w="2113"/>
        <w:gridCol w:w="2160"/>
      </w:tblGrid>
      <w:tr w:rsidR="00A73CAB" w:rsidRPr="000B78B3" w14:paraId="06217FE8" w14:textId="77777777" w:rsidTr="00A73CAB">
        <w:trPr>
          <w:trHeight w:val="848"/>
        </w:trPr>
        <w:tc>
          <w:tcPr>
            <w:tcW w:w="604" w:type="pct"/>
            <w:vMerge w:val="restart"/>
            <w:tcMar>
              <w:left w:w="72" w:type="dxa"/>
              <w:right w:w="72" w:type="dxa"/>
            </w:tcMar>
            <w:vAlign w:val="center"/>
          </w:tcPr>
          <w:p w14:paraId="6B256299" w14:textId="77777777" w:rsidR="00A73CAB" w:rsidRPr="002566FD" w:rsidRDefault="00A73CAB" w:rsidP="00A73CAB">
            <w:pPr>
              <w:pStyle w:val="Grillemoyenne21"/>
              <w:rPr>
                <w:rFonts w:ascii="Arial Narrow" w:hAnsi="Arial Narrow"/>
                <w:b/>
                <w:sz w:val="18"/>
                <w:szCs w:val="18"/>
                <w:lang w:val="fr-FR"/>
              </w:rPr>
            </w:pPr>
            <w:r w:rsidRPr="002566FD">
              <w:rPr>
                <w:rFonts w:ascii="Arial Narrow" w:hAnsi="Arial Narrow"/>
                <w:b/>
                <w:sz w:val="18"/>
                <w:szCs w:val="18"/>
                <w:lang w:val="fr-FR"/>
              </w:rPr>
              <w:t>Mois</w:t>
            </w:r>
          </w:p>
        </w:tc>
        <w:tc>
          <w:tcPr>
            <w:tcW w:w="2038" w:type="pct"/>
            <w:tcMar>
              <w:left w:w="72" w:type="dxa"/>
              <w:right w:w="72" w:type="dxa"/>
            </w:tcMar>
          </w:tcPr>
          <w:p w14:paraId="144466AB" w14:textId="77777777" w:rsidR="00A73CAB" w:rsidRPr="002566FD" w:rsidRDefault="00A73CAB" w:rsidP="00A73CAB">
            <w:pPr>
              <w:pStyle w:val="Grillemoyenne21"/>
              <w:rPr>
                <w:rFonts w:ascii="Arial Narrow" w:hAnsi="Arial Narrow"/>
                <w:b/>
                <w:i/>
                <w:sz w:val="18"/>
                <w:szCs w:val="18"/>
                <w:lang w:val="fr-FR"/>
              </w:rPr>
            </w:pPr>
            <w:r w:rsidRPr="002566FD">
              <w:rPr>
                <w:rFonts w:ascii="Arial Narrow" w:hAnsi="Arial Narrow"/>
                <w:b/>
                <w:sz w:val="18"/>
                <w:szCs w:val="18"/>
                <w:lang w:val="fr-FR"/>
              </w:rPr>
              <w:t>Au cours des 12 derniers mois, quels furent les mois durant lesquels vous n’avez pas eu suffisamment de nourriture pour satisfaire les besoins de votre ménage ?</w:t>
            </w:r>
          </w:p>
        </w:tc>
        <w:tc>
          <w:tcPr>
            <w:tcW w:w="2358" w:type="pct"/>
            <w:gridSpan w:val="2"/>
            <w:tcBorders>
              <w:bottom w:val="single" w:sz="4" w:space="0" w:color="auto"/>
            </w:tcBorders>
            <w:tcMar>
              <w:left w:w="72" w:type="dxa"/>
              <w:right w:w="72" w:type="dxa"/>
            </w:tcMar>
          </w:tcPr>
          <w:p w14:paraId="1F2374EE" w14:textId="77777777" w:rsidR="00A73CAB" w:rsidRPr="002566FD" w:rsidRDefault="00A73CAB" w:rsidP="00A73CAB">
            <w:pPr>
              <w:pStyle w:val="Grillemoyenne21"/>
              <w:jc w:val="center"/>
              <w:rPr>
                <w:rFonts w:ascii="Arial Narrow" w:hAnsi="Arial Narrow"/>
                <w:b/>
                <w:sz w:val="18"/>
                <w:szCs w:val="18"/>
                <w:lang w:val="fr-FR"/>
              </w:rPr>
            </w:pPr>
            <w:r w:rsidRPr="002566FD">
              <w:rPr>
                <w:rFonts w:ascii="Arial Narrow" w:hAnsi="Arial Narrow"/>
                <w:b/>
                <w:sz w:val="18"/>
                <w:szCs w:val="18"/>
                <w:lang w:val="fr-FR"/>
              </w:rPr>
              <w:t>Pourquoi?</w:t>
            </w:r>
          </w:p>
          <w:p w14:paraId="2E499AE4" w14:textId="77777777" w:rsidR="00A73CAB" w:rsidRPr="002566FD" w:rsidRDefault="00A73CAB" w:rsidP="00A73CAB">
            <w:pPr>
              <w:pStyle w:val="Grillemoyenne21"/>
              <w:rPr>
                <w:rFonts w:ascii="Arial Narrow" w:hAnsi="Arial Narrow"/>
                <w:b/>
                <w:sz w:val="18"/>
                <w:szCs w:val="18"/>
                <w:lang w:val="fr-FR"/>
              </w:rPr>
            </w:pPr>
          </w:p>
          <w:p w14:paraId="58C7DACB" w14:textId="77777777" w:rsidR="00A73CAB" w:rsidRPr="002566FD" w:rsidRDefault="00A73CAB" w:rsidP="00A73CAB">
            <w:pPr>
              <w:pStyle w:val="Grillemoyenne21"/>
              <w:rPr>
                <w:rFonts w:ascii="Arial Narrow" w:hAnsi="Arial Narrow"/>
                <w:i/>
                <w:sz w:val="18"/>
                <w:szCs w:val="18"/>
                <w:lang w:val="fr-FR"/>
              </w:rPr>
            </w:pPr>
            <w:r w:rsidRPr="002566FD">
              <w:rPr>
                <w:rFonts w:ascii="Arial Narrow" w:hAnsi="Arial Narrow"/>
                <w:i/>
                <w:sz w:val="18"/>
                <w:szCs w:val="18"/>
                <w:lang w:val="fr-FR"/>
              </w:rPr>
              <w:t>Seulement pour les mois où le ménage a manqué de nourriture</w:t>
            </w:r>
          </w:p>
        </w:tc>
      </w:tr>
      <w:tr w:rsidR="00A73CAB" w:rsidRPr="000B78B3" w14:paraId="680B23D1" w14:textId="77777777" w:rsidTr="00A73CAB">
        <w:trPr>
          <w:trHeight w:val="2107"/>
        </w:trPr>
        <w:tc>
          <w:tcPr>
            <w:tcW w:w="604" w:type="pct"/>
            <w:vMerge/>
            <w:tcMar>
              <w:left w:w="72" w:type="dxa"/>
              <w:right w:w="72" w:type="dxa"/>
            </w:tcMar>
          </w:tcPr>
          <w:p w14:paraId="4E3498CF" w14:textId="77777777" w:rsidR="00A73CAB" w:rsidRPr="002566FD" w:rsidRDefault="00A73CAB" w:rsidP="00A73CAB">
            <w:pPr>
              <w:pStyle w:val="Grillemoyenne21"/>
              <w:rPr>
                <w:rFonts w:ascii="Arial Narrow" w:hAnsi="Arial Narrow"/>
                <w:sz w:val="18"/>
                <w:szCs w:val="18"/>
                <w:lang w:val="fr-FR"/>
              </w:rPr>
            </w:pPr>
          </w:p>
        </w:tc>
        <w:tc>
          <w:tcPr>
            <w:tcW w:w="2038" w:type="pct"/>
            <w:tcBorders>
              <w:right w:val="single" w:sz="4" w:space="0" w:color="auto"/>
            </w:tcBorders>
            <w:tcMar>
              <w:left w:w="72" w:type="dxa"/>
              <w:right w:w="72" w:type="dxa"/>
            </w:tcMar>
            <w:vAlign w:val="center"/>
          </w:tcPr>
          <w:p w14:paraId="52D71983" w14:textId="77777777" w:rsidR="00A73CAB" w:rsidRPr="002566FD" w:rsidRDefault="00A73CAB" w:rsidP="00A73CAB">
            <w:pPr>
              <w:pStyle w:val="Grillemoyenne21"/>
              <w:rPr>
                <w:rFonts w:ascii="Arial Narrow" w:hAnsi="Arial Narrow" w:cs="Arial Narrow"/>
                <w:iCs/>
                <w:sz w:val="18"/>
                <w:szCs w:val="18"/>
                <w:lang w:val="fr-FR"/>
              </w:rPr>
            </w:pPr>
            <w:r w:rsidRPr="002566FD">
              <w:rPr>
                <w:rFonts w:ascii="Arial Narrow" w:hAnsi="Arial Narrow" w:cs="Arial Narrow"/>
                <w:iCs/>
                <w:sz w:val="18"/>
                <w:szCs w:val="18"/>
                <w:lang w:val="fr-FR"/>
              </w:rPr>
              <w:t xml:space="preserve">Ne lisez pas la liste des mois à </w:t>
            </w:r>
            <w:proofErr w:type="spellStart"/>
            <w:r w:rsidRPr="002566FD">
              <w:rPr>
                <w:rFonts w:ascii="Arial Narrow" w:hAnsi="Arial Narrow" w:cs="Arial Narrow"/>
                <w:iCs/>
                <w:sz w:val="18"/>
                <w:szCs w:val="18"/>
                <w:lang w:val="fr-FR"/>
              </w:rPr>
              <w:t>voie</w:t>
            </w:r>
            <w:proofErr w:type="spellEnd"/>
            <w:r w:rsidRPr="002566FD">
              <w:rPr>
                <w:rFonts w:ascii="Arial Narrow" w:hAnsi="Arial Narrow" w:cs="Arial Narrow"/>
                <w:iCs/>
                <w:sz w:val="18"/>
                <w:szCs w:val="18"/>
                <w:lang w:val="fr-FR"/>
              </w:rPr>
              <w:t xml:space="preserve"> haute. Ecrivez 1 dans la case si la personne interrogée identifie ce mois comme étant une période où le ménage n’a pas eu suffisamment de nourriture pour satisfaire ses besoins. Si la personne interrogée n’identifie pas ce mois, écrivez 2 dans la case. Utilisez un calendrier si nécessaire pour aider la personne interrogée à se rappeler des différents mois. </w:t>
            </w:r>
          </w:p>
        </w:tc>
        <w:tc>
          <w:tcPr>
            <w:tcW w:w="1166" w:type="pct"/>
            <w:tcBorders>
              <w:top w:val="single" w:sz="4" w:space="0" w:color="auto"/>
              <w:left w:val="single" w:sz="4" w:space="0" w:color="auto"/>
              <w:bottom w:val="single" w:sz="4" w:space="0" w:color="auto"/>
              <w:right w:val="nil"/>
            </w:tcBorders>
            <w:tcMar>
              <w:left w:w="72" w:type="dxa"/>
              <w:right w:w="72" w:type="dxa"/>
            </w:tcMar>
          </w:tcPr>
          <w:p w14:paraId="20FA880A" w14:textId="77777777" w:rsidR="00A73CAB" w:rsidRPr="002566FD" w:rsidRDefault="00A73CAB" w:rsidP="00A73CAB">
            <w:pPr>
              <w:pStyle w:val="Grillemoyenne21"/>
              <w:rPr>
                <w:rFonts w:ascii="Arial Narrow" w:hAnsi="Arial Narrow"/>
                <w:i/>
                <w:color w:val="000000"/>
                <w:sz w:val="16"/>
                <w:szCs w:val="16"/>
                <w:lang w:val="fr-FR"/>
              </w:rPr>
            </w:pPr>
          </w:p>
          <w:p w14:paraId="4641AC1E" w14:textId="77777777" w:rsidR="00A73CAB" w:rsidRPr="002566FD" w:rsidRDefault="00A73CAB" w:rsidP="00A73CAB">
            <w:pPr>
              <w:pStyle w:val="Grillemoyenne21"/>
              <w:rPr>
                <w:rFonts w:ascii="Arial Narrow" w:hAnsi="Arial Narrow"/>
                <w:i/>
                <w:color w:val="000000"/>
                <w:sz w:val="16"/>
                <w:szCs w:val="16"/>
                <w:lang w:val="fr-FR"/>
              </w:rPr>
            </w:pPr>
            <w:r w:rsidRPr="002566FD">
              <w:rPr>
                <w:rFonts w:ascii="Arial Narrow" w:hAnsi="Arial Narrow"/>
                <w:i/>
                <w:color w:val="000000"/>
                <w:sz w:val="16"/>
                <w:szCs w:val="16"/>
                <w:lang w:val="fr-FR"/>
              </w:rPr>
              <w:t xml:space="preserve">01 = Sécheresse </w:t>
            </w:r>
          </w:p>
          <w:p w14:paraId="6074D57C" w14:textId="77777777" w:rsidR="00A73CAB" w:rsidRPr="002566FD" w:rsidRDefault="00A73CAB" w:rsidP="00A73CAB">
            <w:pPr>
              <w:pStyle w:val="Grillemoyenne21"/>
              <w:tabs>
                <w:tab w:val="left" w:pos="1340"/>
              </w:tabs>
              <w:rPr>
                <w:rFonts w:ascii="Arial Narrow" w:hAnsi="Arial Narrow"/>
                <w:i/>
                <w:color w:val="000000"/>
                <w:sz w:val="16"/>
                <w:szCs w:val="16"/>
                <w:lang w:val="fr-FR"/>
              </w:rPr>
            </w:pPr>
            <w:r w:rsidRPr="002566FD">
              <w:rPr>
                <w:rFonts w:ascii="Arial Narrow" w:hAnsi="Arial Narrow"/>
                <w:i/>
                <w:color w:val="000000"/>
                <w:sz w:val="16"/>
                <w:szCs w:val="16"/>
                <w:lang w:val="fr-FR"/>
              </w:rPr>
              <w:t xml:space="preserve">02 = </w:t>
            </w:r>
            <w:proofErr w:type="spellStart"/>
            <w:r w:rsidRPr="002566FD">
              <w:rPr>
                <w:rFonts w:ascii="Arial Narrow" w:hAnsi="Arial Narrow"/>
                <w:i/>
                <w:color w:val="000000"/>
                <w:sz w:val="16"/>
                <w:szCs w:val="16"/>
                <w:lang w:val="fr-FR"/>
              </w:rPr>
              <w:t>Innondation</w:t>
            </w:r>
            <w:proofErr w:type="spellEnd"/>
            <w:r w:rsidRPr="002566FD">
              <w:rPr>
                <w:rFonts w:ascii="Arial Narrow" w:hAnsi="Arial Narrow"/>
                <w:i/>
                <w:color w:val="000000"/>
                <w:sz w:val="16"/>
                <w:szCs w:val="16"/>
                <w:lang w:val="fr-FR"/>
              </w:rPr>
              <w:t xml:space="preserve"> /problème de drainage</w:t>
            </w:r>
          </w:p>
          <w:p w14:paraId="7D2EE709" w14:textId="77777777" w:rsidR="00A73CAB" w:rsidRPr="002566FD" w:rsidRDefault="00A73CAB" w:rsidP="00A73CAB">
            <w:pPr>
              <w:pStyle w:val="Grillemoyenne21"/>
              <w:tabs>
                <w:tab w:val="left" w:pos="1340"/>
              </w:tabs>
              <w:rPr>
                <w:rFonts w:ascii="Arial Narrow" w:hAnsi="Arial Narrow"/>
                <w:i/>
                <w:color w:val="000000"/>
                <w:sz w:val="16"/>
                <w:szCs w:val="16"/>
                <w:lang w:val="fr-FR"/>
              </w:rPr>
            </w:pPr>
            <w:r w:rsidRPr="002566FD">
              <w:rPr>
                <w:rFonts w:ascii="Arial Narrow" w:hAnsi="Arial Narrow"/>
                <w:i/>
                <w:color w:val="000000"/>
                <w:sz w:val="16"/>
                <w:szCs w:val="16"/>
                <w:lang w:val="fr-FR"/>
              </w:rPr>
              <w:t xml:space="preserve">03 = Pluies irrégulières/problème </w:t>
            </w:r>
          </w:p>
          <w:p w14:paraId="0B62412E" w14:textId="77777777" w:rsidR="00A73CAB" w:rsidRPr="002566FD" w:rsidRDefault="00A73CAB" w:rsidP="00A73CAB">
            <w:pPr>
              <w:pStyle w:val="Grillemoyenne21"/>
              <w:rPr>
                <w:rFonts w:ascii="Arial Narrow" w:hAnsi="Arial Narrow"/>
                <w:i/>
                <w:color w:val="000000"/>
                <w:sz w:val="16"/>
                <w:szCs w:val="16"/>
                <w:lang w:val="fr-FR"/>
              </w:rPr>
            </w:pPr>
            <w:r w:rsidRPr="002566FD">
              <w:rPr>
                <w:rFonts w:ascii="Arial Narrow" w:hAnsi="Arial Narrow"/>
                <w:i/>
                <w:color w:val="000000"/>
                <w:sz w:val="16"/>
                <w:szCs w:val="16"/>
                <w:lang w:val="fr-FR"/>
              </w:rPr>
              <w:t xml:space="preserve">        d’accès à l’eau</w:t>
            </w:r>
          </w:p>
          <w:p w14:paraId="536B2D65" w14:textId="77777777" w:rsidR="00A73CAB" w:rsidRPr="002566FD" w:rsidRDefault="00A73CAB" w:rsidP="00A73CAB">
            <w:pPr>
              <w:pStyle w:val="Grillemoyenne21"/>
              <w:rPr>
                <w:rFonts w:ascii="Arial Narrow" w:hAnsi="Arial Narrow"/>
                <w:i/>
                <w:color w:val="000000"/>
                <w:sz w:val="16"/>
                <w:szCs w:val="16"/>
                <w:lang w:val="fr-FR"/>
              </w:rPr>
            </w:pPr>
            <w:r w:rsidRPr="002566FD">
              <w:rPr>
                <w:rFonts w:ascii="Arial Narrow" w:hAnsi="Arial Narrow"/>
                <w:i/>
                <w:color w:val="000000"/>
                <w:sz w:val="16"/>
                <w:szCs w:val="16"/>
                <w:lang w:val="fr-FR"/>
              </w:rPr>
              <w:t xml:space="preserve">04 = Pestes, ravageurs et maladies de </w:t>
            </w:r>
          </w:p>
          <w:p w14:paraId="51B9518F" w14:textId="77777777" w:rsidR="00A73CAB" w:rsidRPr="002566FD" w:rsidRDefault="00A73CAB" w:rsidP="00A73CAB">
            <w:pPr>
              <w:pStyle w:val="Grillemoyenne21"/>
              <w:rPr>
                <w:rFonts w:ascii="Arial Narrow" w:hAnsi="Arial Narrow"/>
                <w:i/>
                <w:color w:val="000000"/>
                <w:sz w:val="16"/>
                <w:szCs w:val="16"/>
                <w:lang w:val="fr-FR"/>
              </w:rPr>
            </w:pPr>
            <w:r w:rsidRPr="002566FD">
              <w:rPr>
                <w:rFonts w:ascii="Arial Narrow" w:hAnsi="Arial Narrow"/>
                <w:i/>
                <w:color w:val="000000"/>
                <w:sz w:val="16"/>
                <w:szCs w:val="16"/>
                <w:lang w:val="fr-FR"/>
              </w:rPr>
              <w:t xml:space="preserve">         cultures</w:t>
            </w:r>
          </w:p>
          <w:p w14:paraId="4D7ABAEF" w14:textId="77777777" w:rsidR="00A73CAB" w:rsidRPr="002566FD" w:rsidRDefault="00A73CAB" w:rsidP="00A73CAB">
            <w:pPr>
              <w:pStyle w:val="Grillemoyenne21"/>
              <w:rPr>
                <w:rFonts w:ascii="Arial Narrow" w:hAnsi="Arial Narrow"/>
                <w:i/>
                <w:color w:val="000000"/>
                <w:sz w:val="16"/>
                <w:szCs w:val="16"/>
                <w:lang w:val="fr-FR"/>
              </w:rPr>
            </w:pPr>
            <w:r w:rsidRPr="002566FD">
              <w:rPr>
                <w:rFonts w:ascii="Arial Narrow" w:hAnsi="Arial Narrow"/>
                <w:i/>
                <w:color w:val="000000"/>
                <w:sz w:val="16"/>
                <w:szCs w:val="16"/>
                <w:lang w:val="fr-FR"/>
              </w:rPr>
              <w:t>05 = Maladie du bétail</w:t>
            </w:r>
          </w:p>
          <w:p w14:paraId="78623072" w14:textId="77777777" w:rsidR="00A73CAB" w:rsidRPr="002566FD" w:rsidRDefault="00A73CAB" w:rsidP="00A73CAB">
            <w:pPr>
              <w:pStyle w:val="Grillemoyenne21"/>
              <w:rPr>
                <w:rFonts w:ascii="Arial Narrow" w:hAnsi="Arial Narrow"/>
                <w:i/>
                <w:color w:val="000000"/>
                <w:sz w:val="16"/>
                <w:szCs w:val="16"/>
                <w:lang w:val="fr-FR"/>
              </w:rPr>
            </w:pPr>
            <w:r w:rsidRPr="002566FD">
              <w:rPr>
                <w:rFonts w:ascii="Arial Narrow" w:hAnsi="Arial Narrow"/>
                <w:i/>
                <w:color w:val="000000"/>
                <w:sz w:val="16"/>
                <w:szCs w:val="16"/>
                <w:lang w:val="fr-FR"/>
              </w:rPr>
              <w:t xml:space="preserve">06 = Prix élevés des produits </w:t>
            </w:r>
          </w:p>
          <w:p w14:paraId="69E98C82" w14:textId="77777777" w:rsidR="00A73CAB" w:rsidRPr="002566FD" w:rsidRDefault="00A73CAB" w:rsidP="00A73CAB">
            <w:pPr>
              <w:pStyle w:val="Grillemoyenne21"/>
              <w:rPr>
                <w:rFonts w:ascii="Arial Narrow" w:hAnsi="Arial Narrow"/>
                <w:i/>
                <w:color w:val="000000"/>
                <w:sz w:val="16"/>
                <w:szCs w:val="16"/>
                <w:lang w:val="fr-FR"/>
              </w:rPr>
            </w:pPr>
            <w:r w:rsidRPr="002566FD">
              <w:rPr>
                <w:rFonts w:ascii="Arial Narrow" w:hAnsi="Arial Narrow"/>
                <w:i/>
                <w:color w:val="000000"/>
                <w:sz w:val="16"/>
                <w:szCs w:val="16"/>
                <w:lang w:val="fr-FR"/>
              </w:rPr>
              <w:t xml:space="preserve">        alimentaires  </w:t>
            </w:r>
          </w:p>
          <w:p w14:paraId="3FC0443F" w14:textId="77777777" w:rsidR="00A73CAB" w:rsidRPr="002566FD" w:rsidRDefault="00A73CAB" w:rsidP="00A73CAB">
            <w:pPr>
              <w:pStyle w:val="Grillemoyenne21"/>
              <w:rPr>
                <w:rFonts w:ascii="Arial Narrow" w:hAnsi="Arial Narrow"/>
                <w:i/>
                <w:color w:val="000000"/>
                <w:sz w:val="16"/>
                <w:szCs w:val="16"/>
                <w:lang w:val="fr-FR"/>
              </w:rPr>
            </w:pPr>
            <w:r w:rsidRPr="002566FD">
              <w:rPr>
                <w:rFonts w:ascii="Arial Narrow" w:hAnsi="Arial Narrow"/>
                <w:i/>
                <w:color w:val="000000"/>
                <w:sz w:val="16"/>
                <w:szCs w:val="16"/>
                <w:lang w:val="fr-FR"/>
              </w:rPr>
              <w:t xml:space="preserve">07 = Prix élevés des intrants agricoles </w:t>
            </w:r>
          </w:p>
        </w:tc>
        <w:tc>
          <w:tcPr>
            <w:tcW w:w="1192" w:type="pct"/>
            <w:tcBorders>
              <w:top w:val="single" w:sz="4" w:space="0" w:color="auto"/>
              <w:left w:val="nil"/>
              <w:bottom w:val="single" w:sz="4" w:space="0" w:color="auto"/>
              <w:right w:val="single" w:sz="4" w:space="0" w:color="auto"/>
            </w:tcBorders>
            <w:tcMar>
              <w:left w:w="72" w:type="dxa"/>
              <w:right w:w="72" w:type="dxa"/>
            </w:tcMar>
          </w:tcPr>
          <w:p w14:paraId="4E0709BD" w14:textId="77777777" w:rsidR="00A73CAB" w:rsidRPr="002566FD" w:rsidRDefault="00A73CAB" w:rsidP="00A73CAB">
            <w:pPr>
              <w:pStyle w:val="Grillemoyenne21"/>
              <w:rPr>
                <w:rFonts w:ascii="Arial Narrow" w:hAnsi="Arial Narrow"/>
                <w:i/>
                <w:color w:val="000000"/>
                <w:sz w:val="16"/>
                <w:szCs w:val="16"/>
                <w:lang w:val="fr-FR"/>
              </w:rPr>
            </w:pPr>
          </w:p>
          <w:p w14:paraId="7F0D843A" w14:textId="77777777" w:rsidR="00A73CAB" w:rsidRPr="002566FD" w:rsidRDefault="00A73CAB" w:rsidP="00A73CAB">
            <w:pPr>
              <w:pStyle w:val="Grillemoyenne21"/>
              <w:rPr>
                <w:rFonts w:ascii="Arial Narrow" w:hAnsi="Arial Narrow"/>
                <w:i/>
                <w:color w:val="000000"/>
                <w:sz w:val="16"/>
                <w:szCs w:val="16"/>
                <w:lang w:val="fr-FR"/>
              </w:rPr>
            </w:pPr>
            <w:r w:rsidRPr="002566FD">
              <w:rPr>
                <w:rFonts w:ascii="Arial Narrow" w:hAnsi="Arial Narrow"/>
                <w:i/>
                <w:color w:val="000000"/>
                <w:sz w:val="16"/>
                <w:szCs w:val="16"/>
                <w:lang w:val="fr-FR"/>
              </w:rPr>
              <w:t xml:space="preserve">08 = Perte ou </w:t>
            </w:r>
            <w:proofErr w:type="spellStart"/>
            <w:r w:rsidRPr="002566FD">
              <w:rPr>
                <w:rFonts w:ascii="Arial Narrow" w:hAnsi="Arial Narrow"/>
                <w:i/>
                <w:color w:val="000000"/>
                <w:sz w:val="16"/>
                <w:szCs w:val="16"/>
                <w:lang w:val="fr-FR"/>
              </w:rPr>
              <w:t>reduction</w:t>
            </w:r>
            <w:proofErr w:type="spellEnd"/>
            <w:r w:rsidRPr="002566FD">
              <w:rPr>
                <w:rFonts w:ascii="Arial Narrow" w:hAnsi="Arial Narrow"/>
                <w:i/>
                <w:color w:val="000000"/>
                <w:sz w:val="16"/>
                <w:szCs w:val="16"/>
                <w:lang w:val="fr-FR"/>
              </w:rPr>
              <w:t xml:space="preserve"> du temps d’emploi </w:t>
            </w:r>
          </w:p>
          <w:p w14:paraId="4496ACD7" w14:textId="77777777" w:rsidR="00A73CAB" w:rsidRPr="002566FD" w:rsidRDefault="00A73CAB" w:rsidP="00A73CAB">
            <w:pPr>
              <w:pStyle w:val="Grillemoyenne21"/>
              <w:rPr>
                <w:rFonts w:ascii="Arial Narrow" w:hAnsi="Arial Narrow"/>
                <w:i/>
                <w:color w:val="000000"/>
                <w:sz w:val="16"/>
                <w:szCs w:val="16"/>
                <w:lang w:val="fr-FR"/>
              </w:rPr>
            </w:pPr>
            <w:r w:rsidRPr="002566FD">
              <w:rPr>
                <w:rFonts w:ascii="Arial Narrow" w:hAnsi="Arial Narrow"/>
                <w:i/>
                <w:color w:val="000000"/>
                <w:sz w:val="16"/>
                <w:szCs w:val="16"/>
                <w:lang w:val="fr-FR"/>
              </w:rPr>
              <w:t xml:space="preserve">09 = Maladie/accident d’un membre du </w:t>
            </w:r>
          </w:p>
          <w:p w14:paraId="6371930A" w14:textId="77777777" w:rsidR="00A73CAB" w:rsidRPr="002566FD" w:rsidRDefault="00A73CAB" w:rsidP="00A73CAB">
            <w:pPr>
              <w:pStyle w:val="Grillemoyenne21"/>
              <w:rPr>
                <w:rFonts w:ascii="Arial Narrow" w:hAnsi="Arial Narrow"/>
                <w:i/>
                <w:color w:val="000000"/>
                <w:sz w:val="16"/>
                <w:szCs w:val="16"/>
                <w:lang w:val="fr-FR"/>
              </w:rPr>
            </w:pPr>
            <w:r w:rsidRPr="002566FD">
              <w:rPr>
                <w:rFonts w:ascii="Arial Narrow" w:hAnsi="Arial Narrow"/>
                <w:i/>
                <w:color w:val="000000"/>
                <w:sz w:val="16"/>
                <w:szCs w:val="16"/>
                <w:lang w:val="fr-FR"/>
              </w:rPr>
              <w:t xml:space="preserve">        ménage</w:t>
            </w:r>
          </w:p>
          <w:p w14:paraId="1722C5CB" w14:textId="77777777" w:rsidR="00A73CAB" w:rsidRPr="002566FD" w:rsidRDefault="00A73CAB" w:rsidP="00A73CAB">
            <w:pPr>
              <w:pStyle w:val="Grillemoyenne21"/>
              <w:rPr>
                <w:rFonts w:ascii="Arial Narrow" w:hAnsi="Arial Narrow"/>
                <w:i/>
                <w:color w:val="000000"/>
                <w:sz w:val="16"/>
                <w:szCs w:val="16"/>
                <w:lang w:val="fr-FR"/>
              </w:rPr>
            </w:pPr>
            <w:r w:rsidRPr="002566FD">
              <w:rPr>
                <w:rFonts w:ascii="Arial Narrow" w:hAnsi="Arial Narrow"/>
                <w:i/>
                <w:color w:val="000000"/>
                <w:sz w:val="16"/>
                <w:szCs w:val="16"/>
                <w:lang w:val="fr-FR"/>
              </w:rPr>
              <w:t xml:space="preserve">10 = Décès d’un membre du ménage </w:t>
            </w:r>
          </w:p>
          <w:p w14:paraId="2C0ACA73" w14:textId="77777777" w:rsidR="00A73CAB" w:rsidRPr="002566FD" w:rsidRDefault="00A73CAB" w:rsidP="00A73CAB">
            <w:pPr>
              <w:pStyle w:val="Grillemoyenne21"/>
              <w:rPr>
                <w:rFonts w:ascii="Arial Narrow" w:hAnsi="Arial Narrow"/>
                <w:i/>
                <w:color w:val="000000"/>
                <w:sz w:val="16"/>
                <w:szCs w:val="16"/>
                <w:lang w:val="fr-FR"/>
              </w:rPr>
            </w:pPr>
            <w:r w:rsidRPr="002566FD">
              <w:rPr>
                <w:rFonts w:ascii="Arial Narrow" w:hAnsi="Arial Narrow"/>
                <w:i/>
                <w:color w:val="000000"/>
                <w:sz w:val="16"/>
                <w:szCs w:val="16"/>
                <w:lang w:val="fr-FR"/>
              </w:rPr>
              <w:t xml:space="preserve">11 = Vol de ressources productives </w:t>
            </w:r>
          </w:p>
          <w:p w14:paraId="35055F1E" w14:textId="77777777" w:rsidR="00A73CAB" w:rsidRPr="002566FD" w:rsidRDefault="00A73CAB" w:rsidP="00A73CAB">
            <w:pPr>
              <w:pStyle w:val="Grillemoyenne21"/>
              <w:rPr>
                <w:rFonts w:ascii="Arial Narrow" w:hAnsi="Arial Narrow"/>
                <w:i/>
                <w:color w:val="000000"/>
                <w:sz w:val="16"/>
                <w:szCs w:val="16"/>
                <w:lang w:val="fr-FR"/>
              </w:rPr>
            </w:pPr>
            <w:r w:rsidRPr="002566FD">
              <w:rPr>
                <w:rFonts w:ascii="Arial Narrow" w:hAnsi="Arial Narrow"/>
                <w:i/>
                <w:color w:val="000000"/>
                <w:sz w:val="16"/>
                <w:szCs w:val="16"/>
                <w:lang w:val="fr-FR"/>
              </w:rPr>
              <w:t xml:space="preserve">12 = Autres actes criminels  </w:t>
            </w:r>
          </w:p>
          <w:p w14:paraId="2A1EC45D" w14:textId="77777777" w:rsidR="00A73CAB" w:rsidRPr="002566FD" w:rsidRDefault="00A73CAB" w:rsidP="00A73CAB">
            <w:pPr>
              <w:pStyle w:val="Grillemoyenne21"/>
              <w:rPr>
                <w:rFonts w:ascii="Arial Narrow" w:hAnsi="Arial Narrow"/>
                <w:i/>
                <w:color w:val="000000"/>
                <w:sz w:val="16"/>
                <w:szCs w:val="16"/>
                <w:lang w:val="fr-FR"/>
              </w:rPr>
            </w:pPr>
            <w:r w:rsidRPr="002566FD">
              <w:rPr>
                <w:rFonts w:ascii="Arial Narrow" w:hAnsi="Arial Narrow"/>
                <w:i/>
                <w:color w:val="000000"/>
                <w:sz w:val="16"/>
                <w:szCs w:val="16"/>
                <w:lang w:val="fr-FR"/>
              </w:rPr>
              <w:t xml:space="preserve">13 = Erosion/glissement de terrain  </w:t>
            </w:r>
          </w:p>
          <w:p w14:paraId="795FDBAE" w14:textId="77777777" w:rsidR="00A73CAB" w:rsidRPr="002566FD" w:rsidRDefault="00A73CAB" w:rsidP="00A73CAB">
            <w:pPr>
              <w:pStyle w:val="Grillemoyenne21"/>
              <w:rPr>
                <w:rFonts w:ascii="Arial Narrow" w:hAnsi="Arial Narrow"/>
                <w:i/>
                <w:color w:val="000000"/>
                <w:sz w:val="16"/>
                <w:szCs w:val="16"/>
                <w:lang w:val="fr-FR"/>
              </w:rPr>
            </w:pPr>
            <w:r w:rsidRPr="002566FD">
              <w:rPr>
                <w:rFonts w:ascii="Arial Narrow" w:hAnsi="Arial Narrow"/>
                <w:i/>
                <w:color w:val="000000"/>
                <w:sz w:val="16"/>
                <w:szCs w:val="16"/>
                <w:lang w:val="fr-FR"/>
              </w:rPr>
              <w:t xml:space="preserve">14 = Perte de production à cause des </w:t>
            </w:r>
          </w:p>
          <w:p w14:paraId="6D7B8F61" w14:textId="77777777" w:rsidR="00A73CAB" w:rsidRPr="002566FD" w:rsidRDefault="00A73CAB" w:rsidP="00A73CAB">
            <w:pPr>
              <w:pStyle w:val="Grillemoyenne21"/>
              <w:rPr>
                <w:rFonts w:ascii="Arial Narrow" w:hAnsi="Arial Narrow"/>
                <w:i/>
                <w:color w:val="000000"/>
                <w:sz w:val="16"/>
                <w:szCs w:val="16"/>
                <w:lang w:val="fr-FR"/>
              </w:rPr>
            </w:pPr>
            <w:r w:rsidRPr="002566FD">
              <w:rPr>
                <w:rFonts w:ascii="Arial Narrow" w:hAnsi="Arial Narrow"/>
                <w:i/>
                <w:color w:val="000000"/>
                <w:sz w:val="16"/>
                <w:szCs w:val="16"/>
                <w:lang w:val="fr-FR"/>
              </w:rPr>
              <w:t xml:space="preserve">      animaux/élevage en liberté</w:t>
            </w:r>
          </w:p>
          <w:p w14:paraId="38386F1B" w14:textId="77777777" w:rsidR="00A73CAB" w:rsidRPr="002566FD" w:rsidRDefault="00A73CAB" w:rsidP="00A73CAB">
            <w:pPr>
              <w:pStyle w:val="Grillemoyenne21"/>
              <w:rPr>
                <w:rFonts w:ascii="Arial Narrow" w:hAnsi="Arial Narrow"/>
                <w:i/>
                <w:color w:val="000000"/>
                <w:sz w:val="16"/>
                <w:szCs w:val="16"/>
                <w:lang w:val="fr-FR"/>
              </w:rPr>
            </w:pPr>
            <w:r w:rsidRPr="002566FD">
              <w:rPr>
                <w:rFonts w:ascii="Arial Narrow" w:hAnsi="Arial Narrow"/>
                <w:i/>
                <w:color w:val="000000"/>
                <w:sz w:val="16"/>
                <w:szCs w:val="16"/>
                <w:lang w:val="fr-FR"/>
              </w:rPr>
              <w:t>15 = Autre:_________________</w:t>
            </w:r>
          </w:p>
        </w:tc>
      </w:tr>
      <w:tr w:rsidR="00A73CAB" w:rsidRPr="002566FD" w14:paraId="5A5E77A4" w14:textId="77777777" w:rsidTr="00A73CAB">
        <w:trPr>
          <w:trHeight w:hRule="exact" w:val="369"/>
        </w:trPr>
        <w:tc>
          <w:tcPr>
            <w:tcW w:w="604" w:type="pct"/>
            <w:tcBorders>
              <w:bottom w:val="single" w:sz="4" w:space="0" w:color="auto"/>
            </w:tcBorders>
            <w:tcMar>
              <w:left w:w="72" w:type="dxa"/>
              <w:right w:w="72" w:type="dxa"/>
            </w:tcMar>
            <w:vAlign w:val="center"/>
          </w:tcPr>
          <w:p w14:paraId="0E69EDEF" w14:textId="77777777" w:rsidR="00A73CAB" w:rsidRPr="002566FD" w:rsidRDefault="00A73CAB" w:rsidP="00A73CAB">
            <w:pPr>
              <w:pStyle w:val="Grillemoyenne21"/>
              <w:rPr>
                <w:rFonts w:ascii="Arial Narrow" w:hAnsi="Arial Narrow" w:cs="Arial Narrow"/>
                <w:i/>
                <w:sz w:val="18"/>
                <w:szCs w:val="18"/>
                <w:lang w:val="fr-FR"/>
              </w:rPr>
            </w:pPr>
            <w:r w:rsidRPr="002566FD">
              <w:rPr>
                <w:rFonts w:ascii="Arial Narrow" w:hAnsi="Arial Narrow" w:cs="Arial Narrow"/>
                <w:i/>
                <w:sz w:val="18"/>
                <w:szCs w:val="18"/>
                <w:lang w:val="fr-FR"/>
              </w:rPr>
              <w:t>Octobre 2017</w:t>
            </w:r>
          </w:p>
        </w:tc>
        <w:tc>
          <w:tcPr>
            <w:tcW w:w="2038" w:type="pct"/>
            <w:tcBorders>
              <w:bottom w:val="single" w:sz="4" w:space="0" w:color="auto"/>
            </w:tcBorders>
            <w:tcMar>
              <w:left w:w="72" w:type="dxa"/>
              <w:right w:w="72" w:type="dxa"/>
            </w:tcMar>
            <w:vAlign w:val="bottom"/>
          </w:tcPr>
          <w:p w14:paraId="10D9979C" w14:textId="7614AC19" w:rsidR="00A73CAB" w:rsidRPr="002566FD" w:rsidRDefault="00A73CAB" w:rsidP="00A73CAB">
            <w:pPr>
              <w:jc w:val="center"/>
              <w:rPr>
                <w:rFonts w:ascii="Arial Narrow" w:hAnsi="Arial Narrow"/>
                <w:color w:val="000000"/>
                <w:sz w:val="18"/>
                <w:szCs w:val="18"/>
                <w:lang w:val="fr-FR" w:eastAsia="fr-FR"/>
              </w:rPr>
            </w:pPr>
          </w:p>
        </w:tc>
        <w:tc>
          <w:tcPr>
            <w:tcW w:w="2358" w:type="pct"/>
            <w:gridSpan w:val="2"/>
            <w:tcBorders>
              <w:bottom w:val="single" w:sz="4" w:space="0" w:color="auto"/>
            </w:tcBorders>
            <w:tcMar>
              <w:left w:w="72" w:type="dxa"/>
              <w:right w:w="72" w:type="dxa"/>
            </w:tcMar>
            <w:vAlign w:val="bottom"/>
          </w:tcPr>
          <w:p w14:paraId="0699EE7A" w14:textId="4B7C2E9A" w:rsidR="00A73CAB" w:rsidRPr="002566FD" w:rsidRDefault="00A73CAB" w:rsidP="00A73CAB">
            <w:pPr>
              <w:pStyle w:val="Grillemoyenne21"/>
              <w:jc w:val="center"/>
              <w:rPr>
                <w:rFonts w:ascii="Arial Narrow" w:hAnsi="Arial Narrow"/>
                <w:i/>
                <w:sz w:val="18"/>
                <w:szCs w:val="18"/>
                <w:lang w:val="fr-FR"/>
              </w:rPr>
            </w:pPr>
          </w:p>
        </w:tc>
      </w:tr>
      <w:tr w:rsidR="00A73CAB" w:rsidRPr="002566FD" w14:paraId="2BBCC8E6" w14:textId="77777777" w:rsidTr="00A73CAB">
        <w:trPr>
          <w:trHeight w:hRule="exact" w:val="369"/>
        </w:trPr>
        <w:tc>
          <w:tcPr>
            <w:tcW w:w="604" w:type="pct"/>
            <w:tcMar>
              <w:left w:w="72" w:type="dxa"/>
              <w:right w:w="72" w:type="dxa"/>
            </w:tcMar>
            <w:vAlign w:val="center"/>
          </w:tcPr>
          <w:p w14:paraId="7520A6B1" w14:textId="77777777" w:rsidR="00A73CAB" w:rsidRPr="002566FD" w:rsidRDefault="00A73CAB" w:rsidP="00A73CAB">
            <w:pPr>
              <w:pStyle w:val="Grillemoyenne21"/>
              <w:rPr>
                <w:rFonts w:ascii="Arial Narrow" w:hAnsi="Arial Narrow" w:cs="Arial Narrow"/>
                <w:i/>
                <w:sz w:val="18"/>
                <w:szCs w:val="18"/>
                <w:lang w:val="fr-FR"/>
              </w:rPr>
            </w:pPr>
            <w:r w:rsidRPr="002566FD">
              <w:rPr>
                <w:rFonts w:ascii="Arial Narrow" w:hAnsi="Arial Narrow" w:cs="Arial Narrow"/>
                <w:i/>
                <w:sz w:val="18"/>
                <w:szCs w:val="18"/>
                <w:lang w:val="fr-FR"/>
              </w:rPr>
              <w:t>Novembre 2017</w:t>
            </w:r>
          </w:p>
        </w:tc>
        <w:tc>
          <w:tcPr>
            <w:tcW w:w="2038" w:type="pct"/>
            <w:tcMar>
              <w:left w:w="72" w:type="dxa"/>
              <w:right w:w="72" w:type="dxa"/>
            </w:tcMar>
            <w:vAlign w:val="bottom"/>
          </w:tcPr>
          <w:p w14:paraId="00A7C586" w14:textId="397374A1" w:rsidR="00A73CAB" w:rsidRPr="002566FD" w:rsidRDefault="00A73CAB" w:rsidP="00A73CAB">
            <w:pPr>
              <w:jc w:val="center"/>
              <w:rPr>
                <w:rFonts w:ascii="Arial Narrow" w:hAnsi="Arial Narrow"/>
                <w:color w:val="000000"/>
                <w:sz w:val="18"/>
                <w:szCs w:val="18"/>
                <w:lang w:val="fr-FR" w:eastAsia="fr-FR"/>
              </w:rPr>
            </w:pPr>
          </w:p>
        </w:tc>
        <w:tc>
          <w:tcPr>
            <w:tcW w:w="2358" w:type="pct"/>
            <w:gridSpan w:val="2"/>
            <w:tcBorders>
              <w:top w:val="single" w:sz="4" w:space="0" w:color="auto"/>
            </w:tcBorders>
            <w:tcMar>
              <w:left w:w="72" w:type="dxa"/>
              <w:right w:w="72" w:type="dxa"/>
            </w:tcMar>
            <w:vAlign w:val="bottom"/>
          </w:tcPr>
          <w:p w14:paraId="3F51447A" w14:textId="121B3957" w:rsidR="00A73CAB" w:rsidRPr="002566FD" w:rsidRDefault="00A73CAB" w:rsidP="00A73CAB">
            <w:pPr>
              <w:pStyle w:val="Grillemoyenne21"/>
              <w:jc w:val="center"/>
              <w:rPr>
                <w:rFonts w:ascii="Arial Narrow" w:hAnsi="Arial Narrow"/>
                <w:i/>
                <w:sz w:val="18"/>
                <w:szCs w:val="18"/>
                <w:lang w:val="fr-FR"/>
              </w:rPr>
            </w:pPr>
          </w:p>
        </w:tc>
      </w:tr>
      <w:tr w:rsidR="00A73CAB" w:rsidRPr="002566FD" w14:paraId="64B0ABE1" w14:textId="77777777" w:rsidTr="00A73CAB">
        <w:trPr>
          <w:trHeight w:hRule="exact" w:val="369"/>
        </w:trPr>
        <w:tc>
          <w:tcPr>
            <w:tcW w:w="604" w:type="pct"/>
            <w:tcMar>
              <w:left w:w="72" w:type="dxa"/>
              <w:right w:w="72" w:type="dxa"/>
            </w:tcMar>
            <w:vAlign w:val="center"/>
          </w:tcPr>
          <w:p w14:paraId="0473F6ED" w14:textId="77777777" w:rsidR="00A73CAB" w:rsidRPr="002566FD" w:rsidRDefault="00A73CAB" w:rsidP="00A73CAB">
            <w:pPr>
              <w:pStyle w:val="Grillemoyenne21"/>
              <w:rPr>
                <w:rFonts w:ascii="Arial Narrow" w:hAnsi="Arial Narrow" w:cs="Arial Narrow"/>
                <w:i/>
                <w:sz w:val="18"/>
                <w:szCs w:val="18"/>
                <w:lang w:val="fr-FR"/>
              </w:rPr>
            </w:pPr>
            <w:r w:rsidRPr="002566FD">
              <w:rPr>
                <w:rFonts w:ascii="Arial Narrow" w:hAnsi="Arial Narrow" w:cs="Arial Narrow"/>
                <w:i/>
                <w:sz w:val="18"/>
                <w:szCs w:val="18"/>
                <w:lang w:val="fr-FR"/>
              </w:rPr>
              <w:t>Décembre 2017</w:t>
            </w:r>
          </w:p>
        </w:tc>
        <w:tc>
          <w:tcPr>
            <w:tcW w:w="2038" w:type="pct"/>
            <w:tcMar>
              <w:left w:w="72" w:type="dxa"/>
              <w:right w:w="72" w:type="dxa"/>
            </w:tcMar>
            <w:vAlign w:val="bottom"/>
          </w:tcPr>
          <w:p w14:paraId="6FD48DA1" w14:textId="58B7B0A5" w:rsidR="00A73CAB" w:rsidRPr="002566FD" w:rsidRDefault="00A73CAB" w:rsidP="00A73CAB">
            <w:pPr>
              <w:jc w:val="center"/>
              <w:rPr>
                <w:rFonts w:ascii="Arial Narrow" w:hAnsi="Arial Narrow"/>
                <w:color w:val="000000"/>
                <w:sz w:val="18"/>
                <w:szCs w:val="18"/>
                <w:lang w:val="fr-FR" w:eastAsia="fr-FR"/>
              </w:rPr>
            </w:pPr>
          </w:p>
        </w:tc>
        <w:tc>
          <w:tcPr>
            <w:tcW w:w="2358" w:type="pct"/>
            <w:gridSpan w:val="2"/>
            <w:tcMar>
              <w:left w:w="72" w:type="dxa"/>
              <w:right w:w="72" w:type="dxa"/>
            </w:tcMar>
            <w:vAlign w:val="bottom"/>
          </w:tcPr>
          <w:p w14:paraId="484A47C8" w14:textId="1D4E1CE8" w:rsidR="00A73CAB" w:rsidRPr="002566FD" w:rsidRDefault="00A73CAB" w:rsidP="00A73CAB">
            <w:pPr>
              <w:pStyle w:val="Grillemoyenne21"/>
              <w:jc w:val="center"/>
              <w:rPr>
                <w:rFonts w:ascii="Arial Narrow" w:hAnsi="Arial Narrow"/>
                <w:i/>
                <w:sz w:val="18"/>
                <w:szCs w:val="18"/>
                <w:lang w:val="fr-FR"/>
              </w:rPr>
            </w:pPr>
          </w:p>
        </w:tc>
      </w:tr>
      <w:tr w:rsidR="00A73CAB" w:rsidRPr="002566FD" w14:paraId="33E4833B" w14:textId="77777777" w:rsidTr="00A73CAB">
        <w:trPr>
          <w:trHeight w:hRule="exact" w:val="369"/>
        </w:trPr>
        <w:tc>
          <w:tcPr>
            <w:tcW w:w="604" w:type="pct"/>
            <w:tcMar>
              <w:left w:w="72" w:type="dxa"/>
              <w:right w:w="72" w:type="dxa"/>
            </w:tcMar>
            <w:vAlign w:val="center"/>
          </w:tcPr>
          <w:p w14:paraId="68BEC9FA" w14:textId="77777777" w:rsidR="00A73CAB" w:rsidRPr="002566FD" w:rsidRDefault="00A73CAB" w:rsidP="00A73CAB">
            <w:pPr>
              <w:pStyle w:val="Grillemoyenne21"/>
              <w:rPr>
                <w:rFonts w:ascii="Arial Narrow" w:hAnsi="Arial Narrow" w:cs="Arial Narrow"/>
                <w:i/>
                <w:sz w:val="18"/>
                <w:szCs w:val="18"/>
                <w:lang w:val="fr-FR"/>
              </w:rPr>
            </w:pPr>
            <w:r w:rsidRPr="002566FD">
              <w:rPr>
                <w:rFonts w:ascii="Arial Narrow" w:hAnsi="Arial Narrow" w:cs="Arial Narrow"/>
                <w:i/>
                <w:sz w:val="18"/>
                <w:szCs w:val="18"/>
                <w:lang w:val="fr-FR"/>
              </w:rPr>
              <w:t>Janvier 2018</w:t>
            </w:r>
          </w:p>
        </w:tc>
        <w:tc>
          <w:tcPr>
            <w:tcW w:w="2038" w:type="pct"/>
            <w:tcMar>
              <w:left w:w="72" w:type="dxa"/>
              <w:right w:w="72" w:type="dxa"/>
            </w:tcMar>
            <w:vAlign w:val="bottom"/>
          </w:tcPr>
          <w:p w14:paraId="7A576398" w14:textId="20F77F64" w:rsidR="00A73CAB" w:rsidRPr="002566FD" w:rsidRDefault="00A73CAB" w:rsidP="00A73CAB">
            <w:pPr>
              <w:jc w:val="center"/>
              <w:rPr>
                <w:rFonts w:ascii="Arial Narrow" w:hAnsi="Arial Narrow"/>
                <w:color w:val="000000"/>
                <w:sz w:val="18"/>
                <w:szCs w:val="18"/>
                <w:lang w:val="fr-FR" w:eastAsia="fr-FR"/>
              </w:rPr>
            </w:pPr>
          </w:p>
        </w:tc>
        <w:tc>
          <w:tcPr>
            <w:tcW w:w="2358" w:type="pct"/>
            <w:gridSpan w:val="2"/>
            <w:tcMar>
              <w:left w:w="72" w:type="dxa"/>
              <w:right w:w="72" w:type="dxa"/>
            </w:tcMar>
            <w:vAlign w:val="bottom"/>
          </w:tcPr>
          <w:p w14:paraId="0594AE04" w14:textId="1A0084E8" w:rsidR="00A73CAB" w:rsidRPr="002566FD" w:rsidRDefault="00A73CAB" w:rsidP="00A73CAB">
            <w:pPr>
              <w:pStyle w:val="Grillemoyenne21"/>
              <w:jc w:val="center"/>
              <w:rPr>
                <w:rFonts w:ascii="Arial Narrow" w:hAnsi="Arial Narrow"/>
                <w:i/>
                <w:sz w:val="18"/>
                <w:szCs w:val="18"/>
                <w:lang w:val="fr-FR"/>
              </w:rPr>
            </w:pPr>
          </w:p>
        </w:tc>
      </w:tr>
      <w:tr w:rsidR="00A73CAB" w:rsidRPr="002566FD" w14:paraId="2DD4527B" w14:textId="77777777" w:rsidTr="00A73CAB">
        <w:trPr>
          <w:trHeight w:hRule="exact" w:val="369"/>
        </w:trPr>
        <w:tc>
          <w:tcPr>
            <w:tcW w:w="604" w:type="pct"/>
            <w:tcMar>
              <w:left w:w="72" w:type="dxa"/>
              <w:right w:w="72" w:type="dxa"/>
            </w:tcMar>
            <w:vAlign w:val="center"/>
          </w:tcPr>
          <w:p w14:paraId="608B359D" w14:textId="77777777" w:rsidR="00A73CAB" w:rsidRPr="002566FD" w:rsidRDefault="00A73CAB" w:rsidP="00A73CAB">
            <w:pPr>
              <w:pStyle w:val="Grillemoyenne21"/>
              <w:rPr>
                <w:rFonts w:ascii="Arial Narrow" w:hAnsi="Arial Narrow"/>
                <w:i/>
                <w:sz w:val="18"/>
                <w:szCs w:val="18"/>
                <w:lang w:val="fr-FR"/>
              </w:rPr>
            </w:pPr>
            <w:r w:rsidRPr="002566FD">
              <w:rPr>
                <w:rFonts w:ascii="Arial Narrow" w:hAnsi="Arial Narrow" w:cs="Arial Narrow"/>
                <w:i/>
                <w:sz w:val="18"/>
                <w:szCs w:val="18"/>
                <w:lang w:val="fr-FR"/>
              </w:rPr>
              <w:t>Février 2018</w:t>
            </w:r>
          </w:p>
        </w:tc>
        <w:tc>
          <w:tcPr>
            <w:tcW w:w="2038" w:type="pct"/>
            <w:tcMar>
              <w:left w:w="72" w:type="dxa"/>
              <w:right w:w="72" w:type="dxa"/>
            </w:tcMar>
            <w:vAlign w:val="bottom"/>
          </w:tcPr>
          <w:p w14:paraId="5794B74D" w14:textId="6E74C18C" w:rsidR="00A73CAB" w:rsidRPr="002566FD" w:rsidRDefault="00A73CAB" w:rsidP="00A73CAB">
            <w:pPr>
              <w:jc w:val="center"/>
              <w:rPr>
                <w:rFonts w:ascii="Arial Narrow" w:hAnsi="Arial Narrow"/>
                <w:color w:val="000000"/>
                <w:sz w:val="18"/>
                <w:szCs w:val="18"/>
                <w:lang w:val="fr-FR" w:eastAsia="fr-FR"/>
              </w:rPr>
            </w:pPr>
          </w:p>
        </w:tc>
        <w:tc>
          <w:tcPr>
            <w:tcW w:w="2358" w:type="pct"/>
            <w:gridSpan w:val="2"/>
            <w:tcMar>
              <w:left w:w="72" w:type="dxa"/>
              <w:right w:w="72" w:type="dxa"/>
            </w:tcMar>
            <w:vAlign w:val="bottom"/>
          </w:tcPr>
          <w:p w14:paraId="7F48FB0E" w14:textId="51DEE144" w:rsidR="00A73CAB" w:rsidRPr="002566FD" w:rsidRDefault="00A73CAB" w:rsidP="00A73CAB">
            <w:pPr>
              <w:pStyle w:val="Grillemoyenne21"/>
              <w:jc w:val="center"/>
              <w:rPr>
                <w:rFonts w:ascii="Arial Narrow" w:hAnsi="Arial Narrow"/>
                <w:i/>
                <w:sz w:val="18"/>
                <w:szCs w:val="18"/>
                <w:lang w:val="fr-FR"/>
              </w:rPr>
            </w:pPr>
          </w:p>
        </w:tc>
      </w:tr>
      <w:tr w:rsidR="00A73CAB" w:rsidRPr="002566FD" w14:paraId="1AB7D380" w14:textId="77777777" w:rsidTr="00A73CAB">
        <w:trPr>
          <w:trHeight w:hRule="exact" w:val="369"/>
        </w:trPr>
        <w:tc>
          <w:tcPr>
            <w:tcW w:w="604" w:type="pct"/>
            <w:tcMar>
              <w:left w:w="72" w:type="dxa"/>
              <w:right w:w="72" w:type="dxa"/>
            </w:tcMar>
            <w:vAlign w:val="center"/>
          </w:tcPr>
          <w:p w14:paraId="456CFF0B" w14:textId="77777777" w:rsidR="00A73CAB" w:rsidRPr="002566FD" w:rsidRDefault="00A73CAB" w:rsidP="00A73CAB">
            <w:pPr>
              <w:pStyle w:val="Grillemoyenne21"/>
              <w:rPr>
                <w:rFonts w:ascii="Arial Narrow" w:hAnsi="Arial Narrow" w:cs="Arial Narrow"/>
                <w:i/>
                <w:sz w:val="18"/>
                <w:szCs w:val="18"/>
                <w:lang w:val="fr-FR"/>
              </w:rPr>
            </w:pPr>
            <w:r w:rsidRPr="002566FD">
              <w:rPr>
                <w:rFonts w:ascii="Arial Narrow" w:hAnsi="Arial Narrow" w:cs="Arial Narrow"/>
                <w:i/>
                <w:sz w:val="18"/>
                <w:szCs w:val="18"/>
                <w:lang w:val="fr-FR"/>
              </w:rPr>
              <w:t>Mars 2018</w:t>
            </w:r>
          </w:p>
        </w:tc>
        <w:tc>
          <w:tcPr>
            <w:tcW w:w="2038" w:type="pct"/>
            <w:tcMar>
              <w:left w:w="72" w:type="dxa"/>
              <w:right w:w="72" w:type="dxa"/>
            </w:tcMar>
            <w:vAlign w:val="bottom"/>
          </w:tcPr>
          <w:p w14:paraId="018111FB" w14:textId="688AC0E8" w:rsidR="00A73CAB" w:rsidRPr="002566FD" w:rsidRDefault="00A73CAB" w:rsidP="00A73CAB">
            <w:pPr>
              <w:jc w:val="center"/>
              <w:rPr>
                <w:rFonts w:ascii="Arial Narrow" w:hAnsi="Arial Narrow"/>
                <w:color w:val="000000"/>
                <w:sz w:val="18"/>
                <w:szCs w:val="18"/>
                <w:lang w:val="fr-FR" w:eastAsia="fr-FR"/>
              </w:rPr>
            </w:pPr>
          </w:p>
        </w:tc>
        <w:tc>
          <w:tcPr>
            <w:tcW w:w="2358" w:type="pct"/>
            <w:gridSpan w:val="2"/>
            <w:tcMar>
              <w:left w:w="72" w:type="dxa"/>
              <w:right w:w="72" w:type="dxa"/>
            </w:tcMar>
            <w:vAlign w:val="bottom"/>
          </w:tcPr>
          <w:p w14:paraId="4F9B7A83" w14:textId="1031FB84" w:rsidR="00A73CAB" w:rsidRPr="002566FD" w:rsidRDefault="00A73CAB" w:rsidP="00A73CAB">
            <w:pPr>
              <w:pStyle w:val="Grillemoyenne21"/>
              <w:jc w:val="center"/>
              <w:rPr>
                <w:rFonts w:ascii="Arial Narrow" w:hAnsi="Arial Narrow"/>
                <w:i/>
                <w:sz w:val="18"/>
                <w:szCs w:val="18"/>
                <w:lang w:val="fr-FR"/>
              </w:rPr>
            </w:pPr>
          </w:p>
        </w:tc>
      </w:tr>
      <w:tr w:rsidR="00A73CAB" w:rsidRPr="002566FD" w14:paraId="2A4A5B6B" w14:textId="77777777" w:rsidTr="00A73CAB">
        <w:trPr>
          <w:trHeight w:hRule="exact" w:val="369"/>
        </w:trPr>
        <w:tc>
          <w:tcPr>
            <w:tcW w:w="604" w:type="pct"/>
            <w:tcMar>
              <w:left w:w="72" w:type="dxa"/>
              <w:right w:w="72" w:type="dxa"/>
            </w:tcMar>
            <w:vAlign w:val="center"/>
          </w:tcPr>
          <w:p w14:paraId="1939A7A0" w14:textId="77777777" w:rsidR="00A73CAB" w:rsidRPr="002566FD" w:rsidRDefault="00A73CAB" w:rsidP="00A73CAB">
            <w:pPr>
              <w:pStyle w:val="Grillemoyenne21"/>
              <w:rPr>
                <w:rFonts w:ascii="Arial Narrow" w:hAnsi="Arial Narrow" w:cs="Arial Narrow"/>
                <w:i/>
                <w:sz w:val="18"/>
                <w:szCs w:val="18"/>
                <w:lang w:val="fr-FR"/>
              </w:rPr>
            </w:pPr>
            <w:r w:rsidRPr="002566FD">
              <w:rPr>
                <w:rFonts w:ascii="Arial Narrow" w:hAnsi="Arial Narrow" w:cs="Arial Narrow"/>
                <w:i/>
                <w:sz w:val="18"/>
                <w:szCs w:val="18"/>
                <w:lang w:val="fr-FR"/>
              </w:rPr>
              <w:t>Avril 2018</w:t>
            </w:r>
          </w:p>
        </w:tc>
        <w:tc>
          <w:tcPr>
            <w:tcW w:w="2038" w:type="pct"/>
            <w:tcMar>
              <w:left w:w="72" w:type="dxa"/>
              <w:right w:w="72" w:type="dxa"/>
            </w:tcMar>
            <w:vAlign w:val="bottom"/>
          </w:tcPr>
          <w:p w14:paraId="53E05B99" w14:textId="531DAA70" w:rsidR="00A73CAB" w:rsidRPr="002566FD" w:rsidRDefault="00A73CAB" w:rsidP="00A73CAB">
            <w:pPr>
              <w:jc w:val="center"/>
              <w:rPr>
                <w:rFonts w:ascii="Arial Narrow" w:hAnsi="Arial Narrow"/>
                <w:color w:val="000000"/>
                <w:sz w:val="18"/>
                <w:szCs w:val="18"/>
                <w:lang w:val="fr-FR" w:eastAsia="fr-FR"/>
              </w:rPr>
            </w:pPr>
          </w:p>
        </w:tc>
        <w:tc>
          <w:tcPr>
            <w:tcW w:w="2358" w:type="pct"/>
            <w:gridSpan w:val="2"/>
            <w:tcMar>
              <w:left w:w="72" w:type="dxa"/>
              <w:right w:w="72" w:type="dxa"/>
            </w:tcMar>
            <w:vAlign w:val="bottom"/>
          </w:tcPr>
          <w:p w14:paraId="6126D871" w14:textId="2E1768D6" w:rsidR="00A73CAB" w:rsidRPr="002566FD" w:rsidRDefault="00A73CAB" w:rsidP="00A73CAB">
            <w:pPr>
              <w:pStyle w:val="Grillemoyenne21"/>
              <w:jc w:val="center"/>
              <w:rPr>
                <w:rFonts w:ascii="Arial Narrow" w:hAnsi="Arial Narrow"/>
                <w:i/>
                <w:sz w:val="18"/>
                <w:szCs w:val="18"/>
                <w:lang w:val="fr-FR"/>
              </w:rPr>
            </w:pPr>
          </w:p>
        </w:tc>
      </w:tr>
      <w:tr w:rsidR="00A73CAB" w:rsidRPr="002566FD" w14:paraId="1FF8E0EE" w14:textId="77777777" w:rsidTr="00A73CAB">
        <w:trPr>
          <w:trHeight w:hRule="exact" w:val="369"/>
        </w:trPr>
        <w:tc>
          <w:tcPr>
            <w:tcW w:w="604" w:type="pct"/>
            <w:tcMar>
              <w:left w:w="72" w:type="dxa"/>
              <w:right w:w="72" w:type="dxa"/>
            </w:tcMar>
            <w:vAlign w:val="center"/>
          </w:tcPr>
          <w:p w14:paraId="01A1CEB9" w14:textId="77777777" w:rsidR="00A73CAB" w:rsidRPr="002566FD" w:rsidRDefault="00A73CAB" w:rsidP="00A73CAB">
            <w:pPr>
              <w:pStyle w:val="Grillemoyenne21"/>
              <w:rPr>
                <w:rFonts w:ascii="Arial Narrow" w:hAnsi="Arial Narrow" w:cs="Arial Narrow"/>
                <w:i/>
                <w:sz w:val="18"/>
                <w:szCs w:val="18"/>
                <w:lang w:val="fr-FR"/>
              </w:rPr>
            </w:pPr>
            <w:r w:rsidRPr="002566FD">
              <w:rPr>
                <w:rFonts w:ascii="Arial Narrow" w:hAnsi="Arial Narrow" w:cs="Arial Narrow"/>
                <w:i/>
                <w:sz w:val="18"/>
                <w:szCs w:val="18"/>
                <w:lang w:val="fr-FR"/>
              </w:rPr>
              <w:t>Mai 2018</w:t>
            </w:r>
          </w:p>
        </w:tc>
        <w:tc>
          <w:tcPr>
            <w:tcW w:w="2038" w:type="pct"/>
            <w:tcMar>
              <w:left w:w="72" w:type="dxa"/>
              <w:right w:w="72" w:type="dxa"/>
            </w:tcMar>
            <w:vAlign w:val="bottom"/>
          </w:tcPr>
          <w:p w14:paraId="3784412F" w14:textId="5D581733" w:rsidR="00A73CAB" w:rsidRPr="002566FD" w:rsidRDefault="00A73CAB" w:rsidP="00A73CAB">
            <w:pPr>
              <w:jc w:val="center"/>
              <w:rPr>
                <w:rFonts w:ascii="Arial Narrow" w:hAnsi="Arial Narrow"/>
                <w:color w:val="000000"/>
                <w:sz w:val="18"/>
                <w:szCs w:val="18"/>
                <w:lang w:val="fr-FR" w:eastAsia="fr-FR"/>
              </w:rPr>
            </w:pPr>
          </w:p>
        </w:tc>
        <w:tc>
          <w:tcPr>
            <w:tcW w:w="2358" w:type="pct"/>
            <w:gridSpan w:val="2"/>
            <w:tcMar>
              <w:left w:w="72" w:type="dxa"/>
              <w:right w:w="72" w:type="dxa"/>
            </w:tcMar>
            <w:vAlign w:val="bottom"/>
          </w:tcPr>
          <w:p w14:paraId="67C587D5" w14:textId="34207C94" w:rsidR="00A73CAB" w:rsidRPr="002566FD" w:rsidRDefault="00A73CAB" w:rsidP="00A73CAB">
            <w:pPr>
              <w:pStyle w:val="Grillemoyenne21"/>
              <w:jc w:val="center"/>
              <w:rPr>
                <w:rFonts w:ascii="Arial Narrow" w:hAnsi="Arial Narrow"/>
                <w:i/>
                <w:sz w:val="18"/>
                <w:szCs w:val="18"/>
                <w:lang w:val="fr-FR"/>
              </w:rPr>
            </w:pPr>
          </w:p>
        </w:tc>
      </w:tr>
      <w:tr w:rsidR="00A73CAB" w:rsidRPr="002566FD" w14:paraId="7F586FB3" w14:textId="77777777" w:rsidTr="00A73CAB">
        <w:trPr>
          <w:trHeight w:hRule="exact" w:val="369"/>
        </w:trPr>
        <w:tc>
          <w:tcPr>
            <w:tcW w:w="604" w:type="pct"/>
            <w:tcMar>
              <w:left w:w="72" w:type="dxa"/>
              <w:right w:w="72" w:type="dxa"/>
            </w:tcMar>
            <w:vAlign w:val="center"/>
          </w:tcPr>
          <w:p w14:paraId="29D9C92D" w14:textId="77777777" w:rsidR="00A73CAB" w:rsidRPr="002566FD" w:rsidRDefault="00A73CAB" w:rsidP="00A73CAB">
            <w:pPr>
              <w:pStyle w:val="Grillemoyenne21"/>
              <w:rPr>
                <w:rFonts w:ascii="Arial Narrow" w:hAnsi="Arial Narrow" w:cs="Arial Narrow"/>
                <w:i/>
                <w:sz w:val="18"/>
                <w:szCs w:val="18"/>
                <w:lang w:val="fr-FR"/>
              </w:rPr>
            </w:pPr>
            <w:r w:rsidRPr="002566FD">
              <w:rPr>
                <w:rFonts w:ascii="Arial Narrow" w:hAnsi="Arial Narrow" w:cs="Arial Narrow"/>
                <w:i/>
                <w:sz w:val="18"/>
                <w:szCs w:val="18"/>
                <w:lang w:val="fr-FR"/>
              </w:rPr>
              <w:lastRenderedPageBreak/>
              <w:t>Juin 2018</w:t>
            </w:r>
          </w:p>
        </w:tc>
        <w:tc>
          <w:tcPr>
            <w:tcW w:w="2038" w:type="pct"/>
            <w:tcMar>
              <w:left w:w="72" w:type="dxa"/>
              <w:right w:w="72" w:type="dxa"/>
            </w:tcMar>
            <w:vAlign w:val="bottom"/>
          </w:tcPr>
          <w:p w14:paraId="23079E76" w14:textId="7B4E3B52" w:rsidR="00A73CAB" w:rsidRPr="002566FD" w:rsidRDefault="00A73CAB" w:rsidP="00A73CAB">
            <w:pPr>
              <w:jc w:val="center"/>
              <w:rPr>
                <w:rFonts w:ascii="Arial Narrow" w:hAnsi="Arial Narrow"/>
                <w:color w:val="000000"/>
                <w:sz w:val="18"/>
                <w:szCs w:val="18"/>
                <w:lang w:val="fr-FR" w:eastAsia="fr-FR"/>
              </w:rPr>
            </w:pPr>
          </w:p>
        </w:tc>
        <w:tc>
          <w:tcPr>
            <w:tcW w:w="2358" w:type="pct"/>
            <w:gridSpan w:val="2"/>
            <w:tcMar>
              <w:left w:w="72" w:type="dxa"/>
              <w:right w:w="72" w:type="dxa"/>
            </w:tcMar>
            <w:vAlign w:val="bottom"/>
          </w:tcPr>
          <w:p w14:paraId="7656E9E8" w14:textId="177EECC7" w:rsidR="00A73CAB" w:rsidRPr="002566FD" w:rsidRDefault="00A73CAB" w:rsidP="00A73CAB">
            <w:pPr>
              <w:pStyle w:val="Grillemoyenne21"/>
              <w:jc w:val="center"/>
              <w:rPr>
                <w:rFonts w:ascii="Arial Narrow" w:hAnsi="Arial Narrow"/>
                <w:i/>
                <w:sz w:val="18"/>
                <w:szCs w:val="18"/>
                <w:lang w:val="fr-FR"/>
              </w:rPr>
            </w:pPr>
          </w:p>
        </w:tc>
      </w:tr>
      <w:tr w:rsidR="00A73CAB" w:rsidRPr="002566FD" w14:paraId="527B0ECD" w14:textId="77777777" w:rsidTr="00A73CAB">
        <w:trPr>
          <w:trHeight w:hRule="exact" w:val="369"/>
        </w:trPr>
        <w:tc>
          <w:tcPr>
            <w:tcW w:w="604" w:type="pct"/>
            <w:tcMar>
              <w:left w:w="72" w:type="dxa"/>
              <w:right w:w="72" w:type="dxa"/>
            </w:tcMar>
            <w:vAlign w:val="center"/>
          </w:tcPr>
          <w:p w14:paraId="7EC22122" w14:textId="77777777" w:rsidR="00A73CAB" w:rsidRPr="002566FD" w:rsidRDefault="00A73CAB" w:rsidP="00A73CAB">
            <w:pPr>
              <w:pStyle w:val="Grillemoyenne21"/>
              <w:rPr>
                <w:rFonts w:ascii="Arial Narrow" w:hAnsi="Arial Narrow"/>
                <w:i/>
                <w:sz w:val="18"/>
                <w:szCs w:val="18"/>
                <w:lang w:val="fr-FR"/>
              </w:rPr>
            </w:pPr>
            <w:r w:rsidRPr="002566FD">
              <w:rPr>
                <w:rFonts w:ascii="Arial Narrow" w:hAnsi="Arial Narrow"/>
                <w:i/>
                <w:sz w:val="18"/>
                <w:szCs w:val="18"/>
                <w:lang w:val="fr-FR"/>
              </w:rPr>
              <w:t>Juillet 2018</w:t>
            </w:r>
          </w:p>
        </w:tc>
        <w:tc>
          <w:tcPr>
            <w:tcW w:w="2038" w:type="pct"/>
            <w:tcMar>
              <w:left w:w="72" w:type="dxa"/>
              <w:right w:w="72" w:type="dxa"/>
            </w:tcMar>
            <w:vAlign w:val="bottom"/>
          </w:tcPr>
          <w:p w14:paraId="787DFFF9" w14:textId="4C280EF4" w:rsidR="00A73CAB" w:rsidRPr="002566FD" w:rsidRDefault="00A73CAB" w:rsidP="00A73CAB">
            <w:pPr>
              <w:jc w:val="center"/>
              <w:rPr>
                <w:rFonts w:ascii="Arial Narrow" w:hAnsi="Arial Narrow"/>
                <w:color w:val="000000"/>
                <w:sz w:val="18"/>
                <w:szCs w:val="18"/>
                <w:lang w:val="fr-FR" w:eastAsia="fr-FR"/>
              </w:rPr>
            </w:pPr>
          </w:p>
        </w:tc>
        <w:tc>
          <w:tcPr>
            <w:tcW w:w="2358" w:type="pct"/>
            <w:gridSpan w:val="2"/>
            <w:tcMar>
              <w:left w:w="72" w:type="dxa"/>
              <w:right w:w="72" w:type="dxa"/>
            </w:tcMar>
            <w:vAlign w:val="bottom"/>
          </w:tcPr>
          <w:p w14:paraId="14D1DF95" w14:textId="0346BF5D" w:rsidR="00A73CAB" w:rsidRPr="002566FD" w:rsidRDefault="00A73CAB" w:rsidP="00A73CAB">
            <w:pPr>
              <w:pStyle w:val="Grillemoyenne21"/>
              <w:jc w:val="center"/>
              <w:rPr>
                <w:rFonts w:ascii="Arial Narrow" w:hAnsi="Arial Narrow"/>
                <w:i/>
                <w:sz w:val="18"/>
                <w:szCs w:val="18"/>
                <w:lang w:val="fr-FR"/>
              </w:rPr>
            </w:pPr>
          </w:p>
        </w:tc>
      </w:tr>
      <w:tr w:rsidR="00A73CAB" w:rsidRPr="002566FD" w14:paraId="141B70E8" w14:textId="77777777" w:rsidTr="00A73CAB">
        <w:trPr>
          <w:trHeight w:hRule="exact" w:val="369"/>
        </w:trPr>
        <w:tc>
          <w:tcPr>
            <w:tcW w:w="604" w:type="pct"/>
            <w:tcMar>
              <w:left w:w="72" w:type="dxa"/>
              <w:right w:w="72" w:type="dxa"/>
            </w:tcMar>
            <w:vAlign w:val="center"/>
          </w:tcPr>
          <w:p w14:paraId="55F3A6BD" w14:textId="77777777" w:rsidR="00A73CAB" w:rsidRPr="002566FD" w:rsidRDefault="00A73CAB" w:rsidP="00A73CAB">
            <w:pPr>
              <w:pStyle w:val="Grillemoyenne21"/>
              <w:rPr>
                <w:rFonts w:ascii="Arial Narrow" w:hAnsi="Arial Narrow" w:cs="Arial Narrow"/>
                <w:i/>
                <w:sz w:val="18"/>
                <w:szCs w:val="18"/>
                <w:lang w:val="fr-FR"/>
              </w:rPr>
            </w:pPr>
            <w:r w:rsidRPr="002566FD">
              <w:rPr>
                <w:rFonts w:ascii="Arial Narrow" w:hAnsi="Arial Narrow" w:cs="Arial Narrow"/>
                <w:i/>
                <w:sz w:val="18"/>
                <w:szCs w:val="18"/>
                <w:lang w:val="fr-FR"/>
              </w:rPr>
              <w:t>Août 2018</w:t>
            </w:r>
          </w:p>
        </w:tc>
        <w:tc>
          <w:tcPr>
            <w:tcW w:w="2038" w:type="pct"/>
            <w:tcMar>
              <w:left w:w="72" w:type="dxa"/>
              <w:right w:w="72" w:type="dxa"/>
            </w:tcMar>
            <w:vAlign w:val="bottom"/>
          </w:tcPr>
          <w:p w14:paraId="7F507972" w14:textId="20C600CD" w:rsidR="00A73CAB" w:rsidRPr="002566FD" w:rsidRDefault="00A73CAB" w:rsidP="00A73CAB">
            <w:pPr>
              <w:jc w:val="center"/>
              <w:rPr>
                <w:rFonts w:ascii="Arial Narrow" w:hAnsi="Arial Narrow"/>
                <w:color w:val="000000"/>
                <w:sz w:val="18"/>
                <w:szCs w:val="18"/>
                <w:lang w:val="fr-FR" w:eastAsia="fr-FR"/>
              </w:rPr>
            </w:pPr>
          </w:p>
        </w:tc>
        <w:tc>
          <w:tcPr>
            <w:tcW w:w="2358" w:type="pct"/>
            <w:gridSpan w:val="2"/>
            <w:tcMar>
              <w:left w:w="72" w:type="dxa"/>
              <w:right w:w="72" w:type="dxa"/>
            </w:tcMar>
            <w:vAlign w:val="bottom"/>
          </w:tcPr>
          <w:p w14:paraId="4D5013FB" w14:textId="37D27B03" w:rsidR="00A73CAB" w:rsidRPr="002566FD" w:rsidRDefault="00A73CAB" w:rsidP="00A73CAB">
            <w:pPr>
              <w:pStyle w:val="Grillemoyenne21"/>
              <w:jc w:val="center"/>
              <w:rPr>
                <w:rFonts w:ascii="Arial Narrow" w:hAnsi="Arial Narrow"/>
                <w:i/>
                <w:sz w:val="18"/>
                <w:szCs w:val="18"/>
                <w:lang w:val="fr-FR"/>
              </w:rPr>
            </w:pPr>
          </w:p>
        </w:tc>
      </w:tr>
      <w:tr w:rsidR="00A73CAB" w:rsidRPr="002566FD" w14:paraId="67975C74" w14:textId="77777777" w:rsidTr="00A73CAB">
        <w:trPr>
          <w:trHeight w:hRule="exact" w:val="369"/>
        </w:trPr>
        <w:tc>
          <w:tcPr>
            <w:tcW w:w="604" w:type="pct"/>
            <w:tcBorders>
              <w:bottom w:val="single" w:sz="4" w:space="0" w:color="auto"/>
            </w:tcBorders>
            <w:tcMar>
              <w:left w:w="72" w:type="dxa"/>
              <w:right w:w="72" w:type="dxa"/>
            </w:tcMar>
            <w:vAlign w:val="center"/>
          </w:tcPr>
          <w:p w14:paraId="7BC73D42" w14:textId="77777777" w:rsidR="00A73CAB" w:rsidRPr="002566FD" w:rsidRDefault="00A73CAB" w:rsidP="00A73CAB">
            <w:pPr>
              <w:pStyle w:val="Grillemoyenne21"/>
              <w:rPr>
                <w:rFonts w:ascii="Arial Narrow" w:hAnsi="Arial Narrow" w:cs="Arial Narrow"/>
                <w:i/>
                <w:sz w:val="18"/>
                <w:szCs w:val="18"/>
                <w:lang w:val="fr-FR"/>
              </w:rPr>
            </w:pPr>
            <w:r w:rsidRPr="002566FD">
              <w:rPr>
                <w:rFonts w:ascii="Arial Narrow" w:hAnsi="Arial Narrow" w:cs="Arial Narrow"/>
                <w:i/>
                <w:sz w:val="18"/>
                <w:szCs w:val="18"/>
                <w:lang w:val="fr-FR"/>
              </w:rPr>
              <w:t>Septembre 2018</w:t>
            </w:r>
          </w:p>
        </w:tc>
        <w:tc>
          <w:tcPr>
            <w:tcW w:w="2038" w:type="pct"/>
            <w:tcBorders>
              <w:bottom w:val="single" w:sz="4" w:space="0" w:color="auto"/>
            </w:tcBorders>
            <w:tcMar>
              <w:left w:w="72" w:type="dxa"/>
              <w:right w:w="72" w:type="dxa"/>
            </w:tcMar>
            <w:vAlign w:val="bottom"/>
          </w:tcPr>
          <w:p w14:paraId="25860A09" w14:textId="58B8F3A2" w:rsidR="00A73CAB" w:rsidRPr="002566FD" w:rsidRDefault="00A73CAB" w:rsidP="00A73CAB">
            <w:pPr>
              <w:jc w:val="center"/>
              <w:rPr>
                <w:rFonts w:ascii="Arial Narrow" w:hAnsi="Arial Narrow"/>
                <w:color w:val="000000"/>
                <w:sz w:val="18"/>
                <w:szCs w:val="18"/>
                <w:lang w:val="fr-FR" w:eastAsia="fr-FR"/>
              </w:rPr>
            </w:pPr>
          </w:p>
        </w:tc>
        <w:tc>
          <w:tcPr>
            <w:tcW w:w="2358" w:type="pct"/>
            <w:gridSpan w:val="2"/>
            <w:tcBorders>
              <w:bottom w:val="single" w:sz="4" w:space="0" w:color="auto"/>
            </w:tcBorders>
            <w:tcMar>
              <w:left w:w="72" w:type="dxa"/>
              <w:right w:w="72" w:type="dxa"/>
            </w:tcMar>
            <w:vAlign w:val="bottom"/>
          </w:tcPr>
          <w:p w14:paraId="223BB4E4" w14:textId="671982B9" w:rsidR="00A73CAB" w:rsidRPr="002566FD" w:rsidRDefault="00A73CAB" w:rsidP="00A73CAB">
            <w:pPr>
              <w:pStyle w:val="Grillemoyenne21"/>
              <w:jc w:val="center"/>
              <w:rPr>
                <w:rFonts w:ascii="Arial Narrow" w:hAnsi="Arial Narrow"/>
                <w:i/>
                <w:sz w:val="18"/>
                <w:szCs w:val="18"/>
                <w:lang w:val="fr-FR"/>
              </w:rPr>
            </w:pPr>
          </w:p>
        </w:tc>
      </w:tr>
    </w:tbl>
    <w:p w14:paraId="2BBB8DF6" w14:textId="77777777" w:rsidR="00A73CAB" w:rsidRPr="002566FD" w:rsidRDefault="00A73CAB" w:rsidP="007E20E7">
      <w:pPr>
        <w:spacing w:line="312" w:lineRule="auto"/>
        <w:rPr>
          <w:sz w:val="18"/>
          <w:szCs w:val="18"/>
          <w:lang w:val="fr-FR"/>
        </w:rPr>
      </w:pPr>
    </w:p>
    <w:p w14:paraId="46683D98" w14:textId="34C2AEE0" w:rsidR="007E20E7" w:rsidRPr="002566FD" w:rsidRDefault="007E20E7" w:rsidP="007E20E7">
      <w:pPr>
        <w:spacing w:line="312" w:lineRule="auto"/>
        <w:rPr>
          <w:sz w:val="18"/>
          <w:szCs w:val="18"/>
          <w:lang w:val="fr-FR"/>
        </w:rPr>
      </w:pPr>
      <w:r w:rsidRPr="002566FD">
        <w:rPr>
          <w:sz w:val="18"/>
          <w:szCs w:val="18"/>
          <w:lang w:val="fr-FR"/>
        </w:rPr>
        <w:t xml:space="preserve">Ici, l’objectif est de collecter des informations sur l’approvisionnement du ménage en nourriture au cours des 12 derniers mois. L’objectif est notamment de savoir s’il y’a eu des mois au cours des 12 derniers mois, où le ménage n’a pas eu suffisamment de nourriture pour satisfaire ses besoins alimentaires. Cela inclut toute sorte de nourriture provenant de toutes les sources telles que la production du ménage, l’achat ou l’échange, l’aide alimentaire et l’emprunt. Pour les mois au cours desquels le ménage n’a pas eu suffisamment de nourriture, le questionnaire cherche à renseigner les 3 raisons principales pour lesquels le ménage a manqué de nourriture. </w:t>
      </w:r>
    </w:p>
    <w:p w14:paraId="2E7FC5D0" w14:textId="0CEE537D" w:rsidR="00792158" w:rsidRPr="002566FD" w:rsidRDefault="00792158" w:rsidP="007E20E7">
      <w:pPr>
        <w:spacing w:line="312" w:lineRule="auto"/>
        <w:rPr>
          <w:sz w:val="18"/>
          <w:szCs w:val="18"/>
          <w:lang w:val="fr-FR"/>
        </w:rPr>
      </w:pPr>
    </w:p>
    <w:p w14:paraId="0AB88939" w14:textId="158E7F20" w:rsidR="006D79BB" w:rsidRPr="002566FD" w:rsidRDefault="006D79BB" w:rsidP="00C67062">
      <w:pPr>
        <w:pStyle w:val="Heading3"/>
        <w:rPr>
          <w:lang w:val="fr-FR"/>
        </w:rPr>
      </w:pPr>
      <w:bookmarkStart w:id="116" w:name="_Toc527467200"/>
      <w:r w:rsidRPr="002566FD">
        <w:rPr>
          <w:lang w:val="fr-FR"/>
        </w:rPr>
        <w:t>Echelle de la faim dans le ménage</w:t>
      </w:r>
      <w:bookmarkEnd w:id="116"/>
    </w:p>
    <w:p w14:paraId="16AFB942" w14:textId="1D78FA2C" w:rsidR="00792158" w:rsidRPr="002566FD" w:rsidRDefault="00792158" w:rsidP="00792158">
      <w:pPr>
        <w:spacing w:line="312" w:lineRule="auto"/>
        <w:rPr>
          <w:sz w:val="18"/>
          <w:szCs w:val="18"/>
          <w:lang w:val="fr-FR"/>
        </w:rPr>
      </w:pPr>
    </w:p>
    <w:tbl>
      <w:tblPr>
        <w:tblpPr w:leftFromText="141" w:rightFromText="141" w:vertAnchor="text" w:horzAnchor="margin" w:tblpY="3455"/>
        <w:tblW w:w="4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
        <w:gridCol w:w="5439"/>
        <w:gridCol w:w="1580"/>
        <w:gridCol w:w="932"/>
      </w:tblGrid>
      <w:tr w:rsidR="00792158" w:rsidRPr="002566FD" w14:paraId="060FAA65" w14:textId="77777777" w:rsidTr="00792158">
        <w:trPr>
          <w:cantSplit/>
        </w:trPr>
        <w:tc>
          <w:tcPr>
            <w:tcW w:w="309" w:type="pct"/>
            <w:vAlign w:val="center"/>
          </w:tcPr>
          <w:p w14:paraId="769570B8" w14:textId="77777777" w:rsidR="00792158" w:rsidRPr="002566FD" w:rsidRDefault="00792158" w:rsidP="00A73CAB">
            <w:pPr>
              <w:pStyle w:val="Grillemoyenne21"/>
              <w:rPr>
                <w:rFonts w:ascii="Arial Narrow" w:hAnsi="Arial Narrow"/>
                <w:b/>
                <w:sz w:val="16"/>
                <w:szCs w:val="16"/>
                <w:lang w:val="fr-FR"/>
              </w:rPr>
            </w:pPr>
            <w:bookmarkStart w:id="117" w:name="_Hlk527464041"/>
            <w:r w:rsidRPr="002566FD">
              <w:rPr>
                <w:rFonts w:ascii="Arial Narrow" w:hAnsi="Arial Narrow"/>
                <w:b/>
                <w:sz w:val="16"/>
                <w:szCs w:val="16"/>
                <w:lang w:val="fr-FR"/>
              </w:rPr>
              <w:t>F1a</w:t>
            </w:r>
          </w:p>
        </w:tc>
        <w:tc>
          <w:tcPr>
            <w:tcW w:w="3209" w:type="pct"/>
            <w:vAlign w:val="center"/>
          </w:tcPr>
          <w:p w14:paraId="5E1243A5" w14:textId="77777777" w:rsidR="00792158" w:rsidRPr="002566FD" w:rsidRDefault="00792158" w:rsidP="00A73CAB">
            <w:pPr>
              <w:spacing w:line="20" w:lineRule="atLeast"/>
              <w:rPr>
                <w:rFonts w:ascii="Arial Narrow" w:hAnsi="Arial Narrow"/>
                <w:b/>
                <w:bCs/>
                <w:sz w:val="18"/>
                <w:szCs w:val="18"/>
                <w:lang w:val="fr-FR"/>
              </w:rPr>
            </w:pPr>
            <w:r w:rsidRPr="002566FD">
              <w:rPr>
                <w:rFonts w:ascii="Arial Narrow" w:hAnsi="Arial Narrow"/>
                <w:b/>
                <w:bCs/>
                <w:sz w:val="18"/>
                <w:szCs w:val="18"/>
                <w:lang w:val="fr-FR"/>
              </w:rPr>
              <w:t xml:space="preserve">Au cours des dernières [4 semaines/30 jours], y-a-t-il eu un moment où vous vous êtes inquiété de ne pas avoir assez de nourriture pour les membres du ménage </w:t>
            </w:r>
            <w:proofErr w:type="spellStart"/>
            <w:r w:rsidRPr="002566FD">
              <w:rPr>
                <w:rFonts w:ascii="Arial Narrow" w:hAnsi="Arial Narrow"/>
                <w:b/>
                <w:bCs/>
                <w:sz w:val="18"/>
                <w:szCs w:val="18"/>
                <w:lang w:val="fr-FR"/>
              </w:rPr>
              <w:t>a</w:t>
            </w:r>
            <w:proofErr w:type="spellEnd"/>
            <w:r w:rsidRPr="002566FD">
              <w:rPr>
                <w:rFonts w:ascii="Arial Narrow" w:hAnsi="Arial Narrow"/>
                <w:b/>
                <w:bCs/>
                <w:sz w:val="18"/>
                <w:szCs w:val="18"/>
                <w:lang w:val="fr-FR"/>
              </w:rPr>
              <w:t xml:space="preserve"> cause du manque de moyens?</w:t>
            </w:r>
          </w:p>
        </w:tc>
        <w:tc>
          <w:tcPr>
            <w:tcW w:w="932" w:type="pct"/>
            <w:vAlign w:val="center"/>
          </w:tcPr>
          <w:p w14:paraId="7DB9F411"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1=Oui</w:t>
            </w:r>
          </w:p>
          <w:p w14:paraId="61D53C4A"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2=Non </w:t>
            </w:r>
          </w:p>
        </w:tc>
        <w:tc>
          <w:tcPr>
            <w:tcW w:w="550" w:type="pct"/>
            <w:vAlign w:val="center"/>
          </w:tcPr>
          <w:p w14:paraId="4C76D67F" w14:textId="4A67746E" w:rsidR="00792158" w:rsidRPr="002566FD" w:rsidRDefault="00792158" w:rsidP="00A73CAB">
            <w:pPr>
              <w:rPr>
                <w:rFonts w:ascii="Arial Narrow" w:hAnsi="Arial Narrow"/>
                <w:color w:val="000000"/>
                <w:sz w:val="18"/>
                <w:szCs w:val="18"/>
                <w:lang w:val="fr-FR" w:eastAsia="fr-FR"/>
              </w:rPr>
            </w:pPr>
          </w:p>
        </w:tc>
      </w:tr>
      <w:tr w:rsidR="00792158" w:rsidRPr="002566FD" w14:paraId="74195739" w14:textId="77777777" w:rsidTr="00792158">
        <w:trPr>
          <w:cantSplit/>
        </w:trPr>
        <w:tc>
          <w:tcPr>
            <w:tcW w:w="309" w:type="pct"/>
            <w:vAlign w:val="center"/>
          </w:tcPr>
          <w:p w14:paraId="22089985" w14:textId="77777777" w:rsidR="00792158" w:rsidRPr="002566FD" w:rsidRDefault="00792158" w:rsidP="00A73CAB">
            <w:pPr>
              <w:pStyle w:val="Grillemoyenne21"/>
              <w:rPr>
                <w:rFonts w:ascii="Arial Narrow" w:hAnsi="Arial Narrow"/>
                <w:b/>
                <w:sz w:val="16"/>
                <w:szCs w:val="16"/>
                <w:lang w:val="fr-FR"/>
              </w:rPr>
            </w:pPr>
            <w:r w:rsidRPr="002566FD">
              <w:rPr>
                <w:rFonts w:ascii="Arial Narrow" w:hAnsi="Arial Narrow"/>
                <w:b/>
                <w:sz w:val="16"/>
                <w:szCs w:val="16"/>
                <w:lang w:val="fr-FR"/>
              </w:rPr>
              <w:t>F1b</w:t>
            </w:r>
          </w:p>
        </w:tc>
        <w:tc>
          <w:tcPr>
            <w:tcW w:w="3209" w:type="pct"/>
            <w:vAlign w:val="center"/>
          </w:tcPr>
          <w:p w14:paraId="3EF638F7" w14:textId="77777777" w:rsidR="00792158" w:rsidRPr="002566FD" w:rsidRDefault="00792158" w:rsidP="00A73CAB">
            <w:pPr>
              <w:spacing w:line="20" w:lineRule="atLeast"/>
              <w:rPr>
                <w:rFonts w:ascii="Arial Narrow" w:hAnsi="Arial Narrow"/>
                <w:b/>
                <w:bCs/>
                <w:sz w:val="18"/>
                <w:szCs w:val="18"/>
                <w:lang w:val="fr-FR"/>
              </w:rPr>
            </w:pPr>
            <w:r w:rsidRPr="002566FD">
              <w:rPr>
                <w:rFonts w:ascii="Arial Narrow" w:hAnsi="Arial Narrow"/>
                <w:b/>
                <w:bCs/>
                <w:sz w:val="18"/>
                <w:szCs w:val="18"/>
                <w:lang w:val="fr-FR"/>
              </w:rPr>
              <w:t xml:space="preserve">A quelle fréquence est-ce que cela est arrivé au cours des dernières [4 semaines/30 jours]?  </w:t>
            </w:r>
          </w:p>
        </w:tc>
        <w:tc>
          <w:tcPr>
            <w:tcW w:w="932" w:type="pct"/>
            <w:vAlign w:val="center"/>
          </w:tcPr>
          <w:p w14:paraId="06F437AC"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1= Rarement (1-2 fois) </w:t>
            </w:r>
          </w:p>
          <w:p w14:paraId="62087017"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2 = Quelques fois (3-10 fois) </w:t>
            </w:r>
          </w:p>
          <w:p w14:paraId="78C0FB71"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3= Souvent (plus de 10 fois) </w:t>
            </w:r>
          </w:p>
        </w:tc>
        <w:tc>
          <w:tcPr>
            <w:tcW w:w="550" w:type="pct"/>
            <w:vAlign w:val="center"/>
          </w:tcPr>
          <w:p w14:paraId="1E7B1D22" w14:textId="7DEA6CFC" w:rsidR="00792158" w:rsidRPr="002566FD" w:rsidRDefault="00792158" w:rsidP="00A73CAB">
            <w:pPr>
              <w:rPr>
                <w:rFonts w:ascii="Arial Narrow" w:hAnsi="Arial Narrow"/>
                <w:color w:val="000000"/>
                <w:sz w:val="18"/>
                <w:szCs w:val="18"/>
                <w:lang w:val="fr-FR" w:eastAsia="fr-FR"/>
              </w:rPr>
            </w:pPr>
          </w:p>
        </w:tc>
      </w:tr>
      <w:tr w:rsidR="00792158" w:rsidRPr="002566FD" w14:paraId="093644A2" w14:textId="77777777" w:rsidTr="00792158">
        <w:trPr>
          <w:cantSplit/>
        </w:trPr>
        <w:tc>
          <w:tcPr>
            <w:tcW w:w="309" w:type="pct"/>
            <w:vAlign w:val="center"/>
          </w:tcPr>
          <w:p w14:paraId="0B34168D" w14:textId="77777777" w:rsidR="00792158" w:rsidRPr="002566FD" w:rsidRDefault="00792158" w:rsidP="00A73CAB">
            <w:pPr>
              <w:pStyle w:val="Grillemoyenne21"/>
              <w:rPr>
                <w:rFonts w:ascii="Arial Narrow" w:hAnsi="Arial Narrow"/>
                <w:b/>
                <w:sz w:val="16"/>
                <w:szCs w:val="16"/>
                <w:lang w:val="fr-FR"/>
              </w:rPr>
            </w:pPr>
            <w:r w:rsidRPr="002566FD">
              <w:rPr>
                <w:rFonts w:ascii="Arial Narrow" w:hAnsi="Arial Narrow"/>
                <w:b/>
                <w:sz w:val="16"/>
                <w:szCs w:val="16"/>
                <w:lang w:val="fr-FR"/>
              </w:rPr>
              <w:t>F2a</w:t>
            </w:r>
          </w:p>
        </w:tc>
        <w:tc>
          <w:tcPr>
            <w:tcW w:w="3209" w:type="pct"/>
            <w:vAlign w:val="center"/>
          </w:tcPr>
          <w:p w14:paraId="6851E7FA" w14:textId="77777777" w:rsidR="00792158" w:rsidRPr="002566FD" w:rsidRDefault="00792158" w:rsidP="00A73CAB">
            <w:pPr>
              <w:spacing w:line="20" w:lineRule="atLeast"/>
              <w:rPr>
                <w:rFonts w:ascii="Arial Narrow" w:hAnsi="Arial Narrow"/>
                <w:b/>
                <w:bCs/>
                <w:sz w:val="18"/>
                <w:szCs w:val="18"/>
                <w:lang w:val="fr-FR"/>
              </w:rPr>
            </w:pPr>
            <w:r w:rsidRPr="002566FD">
              <w:rPr>
                <w:rFonts w:ascii="Arial Narrow" w:hAnsi="Arial Narrow"/>
                <w:b/>
                <w:bCs/>
                <w:sz w:val="18"/>
                <w:szCs w:val="18"/>
                <w:lang w:val="fr-FR"/>
              </w:rPr>
              <w:t xml:space="preserve">Au cours des dernières [4 semaines/30 jours], y-a-t-il eu un moment où vous ou une autre personne du ménage a eu </w:t>
            </w:r>
            <w:proofErr w:type="spellStart"/>
            <w:r w:rsidRPr="002566FD">
              <w:rPr>
                <w:rFonts w:ascii="Arial Narrow" w:hAnsi="Arial Narrow"/>
                <w:b/>
                <w:bCs/>
                <w:sz w:val="18"/>
                <w:szCs w:val="18"/>
                <w:lang w:val="fr-FR"/>
              </w:rPr>
              <w:t>a</w:t>
            </w:r>
            <w:proofErr w:type="spellEnd"/>
            <w:r w:rsidRPr="002566FD">
              <w:rPr>
                <w:rFonts w:ascii="Arial Narrow" w:hAnsi="Arial Narrow"/>
                <w:b/>
                <w:bCs/>
                <w:sz w:val="18"/>
                <w:szCs w:val="18"/>
                <w:lang w:val="fr-FR"/>
              </w:rPr>
              <w:t xml:space="preserve"> consommer des aliments moins préférés que d'habitude </w:t>
            </w:r>
            <w:proofErr w:type="spellStart"/>
            <w:r w:rsidRPr="002566FD">
              <w:rPr>
                <w:rFonts w:ascii="Arial Narrow" w:hAnsi="Arial Narrow"/>
                <w:b/>
                <w:bCs/>
                <w:sz w:val="18"/>
                <w:szCs w:val="18"/>
                <w:lang w:val="fr-FR"/>
              </w:rPr>
              <w:t>a</w:t>
            </w:r>
            <w:proofErr w:type="spellEnd"/>
            <w:r w:rsidRPr="002566FD">
              <w:rPr>
                <w:rFonts w:ascii="Arial Narrow" w:hAnsi="Arial Narrow"/>
                <w:b/>
                <w:bCs/>
                <w:sz w:val="18"/>
                <w:szCs w:val="18"/>
                <w:lang w:val="fr-FR"/>
              </w:rPr>
              <w:t xml:space="preserve"> cause du manque de moyens?</w:t>
            </w:r>
          </w:p>
        </w:tc>
        <w:tc>
          <w:tcPr>
            <w:tcW w:w="932" w:type="pct"/>
            <w:vAlign w:val="center"/>
          </w:tcPr>
          <w:p w14:paraId="293D49F9"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1=Oui</w:t>
            </w:r>
          </w:p>
          <w:p w14:paraId="2F4B9B5E"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2=Non </w:t>
            </w:r>
          </w:p>
        </w:tc>
        <w:tc>
          <w:tcPr>
            <w:tcW w:w="550" w:type="pct"/>
            <w:vAlign w:val="center"/>
          </w:tcPr>
          <w:p w14:paraId="02942AB0" w14:textId="2563F543" w:rsidR="00792158" w:rsidRPr="002566FD" w:rsidRDefault="00792158" w:rsidP="00A73CAB">
            <w:pPr>
              <w:rPr>
                <w:rFonts w:ascii="Arial Narrow" w:hAnsi="Arial Narrow"/>
                <w:color w:val="000000"/>
                <w:sz w:val="18"/>
                <w:szCs w:val="18"/>
                <w:lang w:val="fr-FR" w:eastAsia="fr-FR"/>
              </w:rPr>
            </w:pPr>
          </w:p>
        </w:tc>
      </w:tr>
      <w:tr w:rsidR="00792158" w:rsidRPr="002566FD" w14:paraId="411F7C9C" w14:textId="77777777" w:rsidTr="00792158">
        <w:trPr>
          <w:cantSplit/>
        </w:trPr>
        <w:tc>
          <w:tcPr>
            <w:tcW w:w="309" w:type="pct"/>
            <w:vAlign w:val="center"/>
          </w:tcPr>
          <w:p w14:paraId="01F3B228" w14:textId="77777777" w:rsidR="00792158" w:rsidRPr="002566FD" w:rsidRDefault="00792158" w:rsidP="00A73CAB">
            <w:pPr>
              <w:pStyle w:val="Grillemoyenne21"/>
              <w:rPr>
                <w:rFonts w:ascii="Arial Narrow" w:hAnsi="Arial Narrow"/>
                <w:b/>
                <w:sz w:val="16"/>
                <w:szCs w:val="16"/>
                <w:lang w:val="fr-FR"/>
              </w:rPr>
            </w:pPr>
            <w:r w:rsidRPr="002566FD">
              <w:rPr>
                <w:rFonts w:ascii="Arial Narrow" w:hAnsi="Arial Narrow"/>
                <w:b/>
                <w:sz w:val="16"/>
                <w:szCs w:val="16"/>
                <w:lang w:val="fr-FR"/>
              </w:rPr>
              <w:t>F2b</w:t>
            </w:r>
          </w:p>
        </w:tc>
        <w:tc>
          <w:tcPr>
            <w:tcW w:w="3209" w:type="pct"/>
            <w:vAlign w:val="center"/>
          </w:tcPr>
          <w:p w14:paraId="7D064E95" w14:textId="77777777" w:rsidR="00792158" w:rsidRPr="002566FD" w:rsidRDefault="00792158" w:rsidP="00A73CAB">
            <w:pPr>
              <w:spacing w:line="20" w:lineRule="atLeast"/>
              <w:rPr>
                <w:rFonts w:ascii="Arial Narrow" w:hAnsi="Arial Narrow"/>
                <w:b/>
                <w:bCs/>
                <w:sz w:val="18"/>
                <w:szCs w:val="18"/>
                <w:lang w:val="fr-FR"/>
              </w:rPr>
            </w:pPr>
            <w:r w:rsidRPr="002566FD">
              <w:rPr>
                <w:rFonts w:ascii="Arial Narrow" w:hAnsi="Arial Narrow"/>
                <w:b/>
                <w:bCs/>
                <w:sz w:val="18"/>
                <w:szCs w:val="18"/>
                <w:lang w:val="fr-FR"/>
              </w:rPr>
              <w:t xml:space="preserve">A quelle fréquence est-ce que cela est arrivé au cours des dernières [4 semaines/30 jours]?  </w:t>
            </w:r>
          </w:p>
        </w:tc>
        <w:tc>
          <w:tcPr>
            <w:tcW w:w="932" w:type="pct"/>
            <w:vAlign w:val="center"/>
          </w:tcPr>
          <w:p w14:paraId="7601A590"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1= Rarement (1-2 fois) </w:t>
            </w:r>
          </w:p>
          <w:p w14:paraId="383983DE"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2 = Quelques fois (3-10 fois) </w:t>
            </w:r>
          </w:p>
          <w:p w14:paraId="1184AD8C"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3= Souvent (plus de 10 fois) </w:t>
            </w:r>
          </w:p>
        </w:tc>
        <w:tc>
          <w:tcPr>
            <w:tcW w:w="550" w:type="pct"/>
            <w:vAlign w:val="center"/>
          </w:tcPr>
          <w:p w14:paraId="2A029BCB" w14:textId="06C4CC9B" w:rsidR="00792158" w:rsidRPr="002566FD" w:rsidRDefault="00792158" w:rsidP="00A73CAB">
            <w:pPr>
              <w:rPr>
                <w:rFonts w:ascii="Arial Narrow" w:hAnsi="Arial Narrow"/>
                <w:color w:val="000000"/>
                <w:sz w:val="18"/>
                <w:szCs w:val="18"/>
                <w:lang w:val="fr-FR" w:eastAsia="fr-FR"/>
              </w:rPr>
            </w:pPr>
          </w:p>
        </w:tc>
      </w:tr>
      <w:tr w:rsidR="00792158" w:rsidRPr="002566FD" w14:paraId="13EC89AC" w14:textId="77777777" w:rsidTr="00792158">
        <w:trPr>
          <w:cantSplit/>
        </w:trPr>
        <w:tc>
          <w:tcPr>
            <w:tcW w:w="309" w:type="pct"/>
            <w:vAlign w:val="center"/>
          </w:tcPr>
          <w:p w14:paraId="6FFC398C" w14:textId="77777777" w:rsidR="00792158" w:rsidRPr="002566FD" w:rsidRDefault="00792158" w:rsidP="00A73CAB">
            <w:pPr>
              <w:pStyle w:val="Grillemoyenne21"/>
              <w:rPr>
                <w:rFonts w:ascii="Arial Narrow" w:hAnsi="Arial Narrow"/>
                <w:b/>
                <w:sz w:val="16"/>
                <w:szCs w:val="16"/>
                <w:lang w:val="fr-FR"/>
              </w:rPr>
            </w:pPr>
            <w:r w:rsidRPr="002566FD">
              <w:rPr>
                <w:rFonts w:ascii="Arial Narrow" w:hAnsi="Arial Narrow"/>
                <w:b/>
                <w:sz w:val="16"/>
                <w:szCs w:val="16"/>
                <w:lang w:val="fr-FR"/>
              </w:rPr>
              <w:t>F3a</w:t>
            </w:r>
          </w:p>
        </w:tc>
        <w:tc>
          <w:tcPr>
            <w:tcW w:w="3209" w:type="pct"/>
            <w:vAlign w:val="center"/>
          </w:tcPr>
          <w:p w14:paraId="3A3897A3" w14:textId="77777777" w:rsidR="00792158" w:rsidRPr="002566FD" w:rsidRDefault="00792158" w:rsidP="00A73CAB">
            <w:pPr>
              <w:spacing w:line="20" w:lineRule="atLeast"/>
              <w:rPr>
                <w:rFonts w:ascii="Arial Narrow" w:hAnsi="Arial Narrow"/>
                <w:b/>
                <w:bCs/>
                <w:sz w:val="18"/>
                <w:szCs w:val="18"/>
                <w:lang w:val="fr-FR"/>
              </w:rPr>
            </w:pPr>
            <w:r w:rsidRPr="002566FD">
              <w:rPr>
                <w:rFonts w:ascii="Arial Narrow" w:hAnsi="Arial Narrow"/>
                <w:b/>
                <w:bCs/>
                <w:sz w:val="18"/>
                <w:szCs w:val="18"/>
                <w:lang w:val="fr-FR"/>
              </w:rPr>
              <w:t xml:space="preserve">Au cours des dernières [4 semaines/30 jours], y-a-t-il eu un moment où vous ou une autre personne du ménage a eu </w:t>
            </w:r>
            <w:proofErr w:type="spellStart"/>
            <w:r w:rsidRPr="002566FD">
              <w:rPr>
                <w:rFonts w:ascii="Arial Narrow" w:hAnsi="Arial Narrow"/>
                <w:b/>
                <w:bCs/>
                <w:sz w:val="18"/>
                <w:szCs w:val="18"/>
                <w:lang w:val="fr-FR"/>
              </w:rPr>
              <w:t>a</w:t>
            </w:r>
            <w:proofErr w:type="spellEnd"/>
            <w:r w:rsidRPr="002566FD">
              <w:rPr>
                <w:rFonts w:ascii="Arial Narrow" w:hAnsi="Arial Narrow"/>
                <w:b/>
                <w:bCs/>
                <w:sz w:val="18"/>
                <w:szCs w:val="18"/>
                <w:lang w:val="fr-FR"/>
              </w:rPr>
              <w:t xml:space="preserve"> réduire involontairement la quantité de nourriture consommée </w:t>
            </w:r>
            <w:proofErr w:type="spellStart"/>
            <w:r w:rsidRPr="002566FD">
              <w:rPr>
                <w:rFonts w:ascii="Arial Narrow" w:hAnsi="Arial Narrow"/>
                <w:b/>
                <w:bCs/>
                <w:sz w:val="18"/>
                <w:szCs w:val="18"/>
                <w:lang w:val="fr-FR"/>
              </w:rPr>
              <w:t>a</w:t>
            </w:r>
            <w:proofErr w:type="spellEnd"/>
            <w:r w:rsidRPr="002566FD">
              <w:rPr>
                <w:rFonts w:ascii="Arial Narrow" w:hAnsi="Arial Narrow"/>
                <w:b/>
                <w:bCs/>
                <w:sz w:val="18"/>
                <w:szCs w:val="18"/>
                <w:lang w:val="fr-FR"/>
              </w:rPr>
              <w:t xml:space="preserve"> cause du manque de moyens ?</w:t>
            </w:r>
          </w:p>
        </w:tc>
        <w:tc>
          <w:tcPr>
            <w:tcW w:w="932" w:type="pct"/>
            <w:vAlign w:val="center"/>
          </w:tcPr>
          <w:p w14:paraId="281E11B9"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1=Oui</w:t>
            </w:r>
          </w:p>
          <w:p w14:paraId="249AA0F4"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2=Non </w:t>
            </w:r>
          </w:p>
        </w:tc>
        <w:tc>
          <w:tcPr>
            <w:tcW w:w="550" w:type="pct"/>
            <w:vAlign w:val="center"/>
          </w:tcPr>
          <w:p w14:paraId="5B1D73B3" w14:textId="46EA11CD" w:rsidR="00792158" w:rsidRPr="002566FD" w:rsidRDefault="00792158" w:rsidP="00A73CAB">
            <w:pPr>
              <w:rPr>
                <w:rFonts w:ascii="Arial Narrow" w:hAnsi="Arial Narrow"/>
                <w:color w:val="000000"/>
                <w:sz w:val="18"/>
                <w:szCs w:val="18"/>
                <w:lang w:val="fr-FR" w:eastAsia="fr-FR"/>
              </w:rPr>
            </w:pPr>
          </w:p>
        </w:tc>
      </w:tr>
      <w:tr w:rsidR="00792158" w:rsidRPr="002566FD" w14:paraId="43E8C13D" w14:textId="77777777" w:rsidTr="00792158">
        <w:trPr>
          <w:cantSplit/>
        </w:trPr>
        <w:tc>
          <w:tcPr>
            <w:tcW w:w="309" w:type="pct"/>
            <w:vAlign w:val="center"/>
          </w:tcPr>
          <w:p w14:paraId="746A57AF" w14:textId="77777777" w:rsidR="00792158" w:rsidRPr="002566FD" w:rsidRDefault="00792158" w:rsidP="00A73CAB">
            <w:pPr>
              <w:pStyle w:val="Grillemoyenne21"/>
              <w:rPr>
                <w:rFonts w:ascii="Arial Narrow" w:hAnsi="Arial Narrow"/>
                <w:b/>
                <w:sz w:val="16"/>
                <w:szCs w:val="16"/>
                <w:lang w:val="fr-FR"/>
              </w:rPr>
            </w:pPr>
            <w:r w:rsidRPr="002566FD">
              <w:rPr>
                <w:rFonts w:ascii="Arial Narrow" w:hAnsi="Arial Narrow"/>
                <w:b/>
                <w:sz w:val="16"/>
                <w:szCs w:val="16"/>
                <w:lang w:val="fr-FR"/>
              </w:rPr>
              <w:t>F3b</w:t>
            </w:r>
          </w:p>
        </w:tc>
        <w:tc>
          <w:tcPr>
            <w:tcW w:w="3209" w:type="pct"/>
            <w:vAlign w:val="center"/>
          </w:tcPr>
          <w:p w14:paraId="2EB2CA5D" w14:textId="77777777" w:rsidR="00792158" w:rsidRPr="002566FD" w:rsidRDefault="00792158" w:rsidP="00A73CAB">
            <w:pPr>
              <w:spacing w:line="20" w:lineRule="atLeast"/>
              <w:rPr>
                <w:rFonts w:ascii="Arial Narrow" w:hAnsi="Arial Narrow"/>
                <w:b/>
                <w:bCs/>
                <w:sz w:val="18"/>
                <w:szCs w:val="18"/>
                <w:lang w:val="fr-FR"/>
              </w:rPr>
            </w:pPr>
            <w:r w:rsidRPr="002566FD">
              <w:rPr>
                <w:rFonts w:ascii="Arial Narrow" w:hAnsi="Arial Narrow"/>
                <w:b/>
                <w:bCs/>
                <w:sz w:val="18"/>
                <w:szCs w:val="18"/>
                <w:lang w:val="fr-FR"/>
              </w:rPr>
              <w:t xml:space="preserve">A quelle fréquence est-ce que cela est arrivé au cours des dernières [4 semaines/30 jours]?  </w:t>
            </w:r>
          </w:p>
        </w:tc>
        <w:tc>
          <w:tcPr>
            <w:tcW w:w="932" w:type="pct"/>
            <w:vAlign w:val="center"/>
          </w:tcPr>
          <w:p w14:paraId="1C0A19F2"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1= Rarement (1-2 fois) </w:t>
            </w:r>
          </w:p>
          <w:p w14:paraId="4A920951"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lastRenderedPageBreak/>
              <w:t xml:space="preserve">2 = Quelques fois (3-10 fois) </w:t>
            </w:r>
          </w:p>
          <w:p w14:paraId="5F7C4F4D"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3= Souvent (plus de 10 fois) </w:t>
            </w:r>
          </w:p>
        </w:tc>
        <w:tc>
          <w:tcPr>
            <w:tcW w:w="550" w:type="pct"/>
            <w:vAlign w:val="center"/>
          </w:tcPr>
          <w:p w14:paraId="3EFB25DF" w14:textId="1CB9C7DB" w:rsidR="00792158" w:rsidRPr="002566FD" w:rsidRDefault="00792158" w:rsidP="00A73CAB">
            <w:pPr>
              <w:rPr>
                <w:rFonts w:ascii="Arial Narrow" w:hAnsi="Arial Narrow"/>
                <w:color w:val="000000"/>
                <w:sz w:val="18"/>
                <w:szCs w:val="18"/>
                <w:lang w:val="fr-FR" w:eastAsia="fr-FR"/>
              </w:rPr>
            </w:pPr>
          </w:p>
        </w:tc>
      </w:tr>
      <w:tr w:rsidR="00792158" w:rsidRPr="002566FD" w14:paraId="27E20204" w14:textId="77777777" w:rsidTr="00792158">
        <w:trPr>
          <w:cantSplit/>
        </w:trPr>
        <w:tc>
          <w:tcPr>
            <w:tcW w:w="309" w:type="pct"/>
            <w:vAlign w:val="center"/>
          </w:tcPr>
          <w:p w14:paraId="534A2A35" w14:textId="77777777" w:rsidR="00792158" w:rsidRPr="002566FD" w:rsidRDefault="00792158" w:rsidP="00A73CAB">
            <w:pPr>
              <w:pStyle w:val="Grillemoyenne21"/>
              <w:rPr>
                <w:rFonts w:ascii="Arial Narrow" w:hAnsi="Arial Narrow"/>
                <w:b/>
                <w:sz w:val="16"/>
                <w:szCs w:val="16"/>
                <w:lang w:val="fr-FR"/>
              </w:rPr>
            </w:pPr>
            <w:r w:rsidRPr="002566FD">
              <w:rPr>
                <w:rFonts w:ascii="Arial Narrow" w:hAnsi="Arial Narrow"/>
                <w:b/>
                <w:sz w:val="16"/>
                <w:szCs w:val="16"/>
                <w:lang w:val="fr-FR"/>
              </w:rPr>
              <w:t>F4a</w:t>
            </w:r>
          </w:p>
        </w:tc>
        <w:tc>
          <w:tcPr>
            <w:tcW w:w="3209" w:type="pct"/>
            <w:vAlign w:val="center"/>
          </w:tcPr>
          <w:p w14:paraId="5F42266B" w14:textId="77777777" w:rsidR="00792158" w:rsidRPr="002566FD" w:rsidRDefault="00792158" w:rsidP="00A73CAB">
            <w:pPr>
              <w:spacing w:line="20" w:lineRule="atLeast"/>
              <w:rPr>
                <w:rFonts w:ascii="Arial Narrow" w:hAnsi="Arial Narrow"/>
                <w:b/>
                <w:bCs/>
                <w:sz w:val="18"/>
                <w:szCs w:val="18"/>
                <w:lang w:val="fr-FR"/>
              </w:rPr>
            </w:pPr>
            <w:r w:rsidRPr="002566FD">
              <w:rPr>
                <w:rFonts w:ascii="Arial Narrow" w:hAnsi="Arial Narrow"/>
                <w:b/>
                <w:bCs/>
                <w:sz w:val="18"/>
                <w:szCs w:val="18"/>
                <w:lang w:val="fr-FR"/>
              </w:rPr>
              <w:t xml:space="preserve">Au cours des dernières [4 semaines/30 jours], y-a-t-il eu un moment où vous ou une autre personne du ménage a eu </w:t>
            </w:r>
            <w:proofErr w:type="spellStart"/>
            <w:r w:rsidRPr="002566FD">
              <w:rPr>
                <w:rFonts w:ascii="Arial Narrow" w:hAnsi="Arial Narrow"/>
                <w:b/>
                <w:bCs/>
                <w:sz w:val="18"/>
                <w:szCs w:val="18"/>
                <w:lang w:val="fr-FR"/>
              </w:rPr>
              <w:t>a</w:t>
            </w:r>
            <w:proofErr w:type="spellEnd"/>
            <w:r w:rsidRPr="002566FD">
              <w:rPr>
                <w:rFonts w:ascii="Arial Narrow" w:hAnsi="Arial Narrow"/>
                <w:b/>
                <w:bCs/>
                <w:sz w:val="18"/>
                <w:szCs w:val="18"/>
                <w:lang w:val="fr-FR"/>
              </w:rPr>
              <w:t xml:space="preserve"> réduire involontairement le nombre de repas consommes dans la journée à cause du manque de moyens ?</w:t>
            </w:r>
          </w:p>
        </w:tc>
        <w:tc>
          <w:tcPr>
            <w:tcW w:w="932" w:type="pct"/>
            <w:vAlign w:val="center"/>
          </w:tcPr>
          <w:p w14:paraId="07C8B7AF"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1=Oui</w:t>
            </w:r>
          </w:p>
          <w:p w14:paraId="3A3B5BC3"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2=Non </w:t>
            </w:r>
          </w:p>
        </w:tc>
        <w:tc>
          <w:tcPr>
            <w:tcW w:w="550" w:type="pct"/>
            <w:vAlign w:val="center"/>
          </w:tcPr>
          <w:p w14:paraId="123C219B" w14:textId="1E34E2FE" w:rsidR="00792158" w:rsidRPr="002566FD" w:rsidRDefault="00792158" w:rsidP="00A73CAB">
            <w:pPr>
              <w:rPr>
                <w:rFonts w:ascii="Arial Narrow" w:hAnsi="Arial Narrow"/>
                <w:color w:val="000000"/>
                <w:sz w:val="18"/>
                <w:szCs w:val="18"/>
                <w:lang w:val="fr-FR" w:eastAsia="fr-FR"/>
              </w:rPr>
            </w:pPr>
          </w:p>
        </w:tc>
      </w:tr>
      <w:tr w:rsidR="00792158" w:rsidRPr="002566FD" w14:paraId="5167DD21" w14:textId="77777777" w:rsidTr="00792158">
        <w:trPr>
          <w:cantSplit/>
        </w:trPr>
        <w:tc>
          <w:tcPr>
            <w:tcW w:w="309" w:type="pct"/>
            <w:vAlign w:val="center"/>
          </w:tcPr>
          <w:p w14:paraId="24740A9A" w14:textId="77777777" w:rsidR="00792158" w:rsidRPr="002566FD" w:rsidRDefault="00792158" w:rsidP="00A73CAB">
            <w:pPr>
              <w:pStyle w:val="Grillemoyenne21"/>
              <w:rPr>
                <w:rFonts w:ascii="Arial Narrow" w:hAnsi="Arial Narrow"/>
                <w:b/>
                <w:sz w:val="16"/>
                <w:szCs w:val="16"/>
                <w:lang w:val="fr-FR"/>
              </w:rPr>
            </w:pPr>
            <w:r w:rsidRPr="002566FD">
              <w:rPr>
                <w:rFonts w:ascii="Arial Narrow" w:hAnsi="Arial Narrow"/>
                <w:b/>
                <w:sz w:val="16"/>
                <w:szCs w:val="16"/>
                <w:lang w:val="fr-FR"/>
              </w:rPr>
              <w:t>F4b</w:t>
            </w:r>
          </w:p>
        </w:tc>
        <w:tc>
          <w:tcPr>
            <w:tcW w:w="3209" w:type="pct"/>
            <w:vAlign w:val="center"/>
          </w:tcPr>
          <w:p w14:paraId="12C783CD" w14:textId="77777777" w:rsidR="00792158" w:rsidRPr="002566FD" w:rsidRDefault="00792158" w:rsidP="00A73CAB">
            <w:pPr>
              <w:spacing w:line="20" w:lineRule="atLeast"/>
              <w:rPr>
                <w:rFonts w:ascii="Arial Narrow" w:hAnsi="Arial Narrow"/>
                <w:b/>
                <w:bCs/>
                <w:sz w:val="18"/>
                <w:szCs w:val="18"/>
                <w:lang w:val="fr-FR"/>
              </w:rPr>
            </w:pPr>
            <w:r w:rsidRPr="002566FD">
              <w:rPr>
                <w:rFonts w:ascii="Arial Narrow" w:hAnsi="Arial Narrow"/>
                <w:b/>
                <w:bCs/>
                <w:sz w:val="18"/>
                <w:szCs w:val="18"/>
                <w:lang w:val="fr-FR"/>
              </w:rPr>
              <w:t xml:space="preserve">A quelle fréquence est-ce que cela est arrivé au cours des dernières [4 semaines/30 jours]?  </w:t>
            </w:r>
          </w:p>
        </w:tc>
        <w:tc>
          <w:tcPr>
            <w:tcW w:w="932" w:type="pct"/>
            <w:vAlign w:val="center"/>
          </w:tcPr>
          <w:p w14:paraId="0B17F863"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1= Rarement (1-2 fois) </w:t>
            </w:r>
          </w:p>
          <w:p w14:paraId="31A0A82F"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2 = Quelques fois (3-10 fois) </w:t>
            </w:r>
          </w:p>
          <w:p w14:paraId="7B60F214"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3= Souvent (plus de 10 fois) </w:t>
            </w:r>
          </w:p>
        </w:tc>
        <w:tc>
          <w:tcPr>
            <w:tcW w:w="550" w:type="pct"/>
            <w:vAlign w:val="center"/>
          </w:tcPr>
          <w:p w14:paraId="5133F5C1" w14:textId="6DF4FA38" w:rsidR="00792158" w:rsidRPr="002566FD" w:rsidRDefault="00792158" w:rsidP="00A73CAB">
            <w:pPr>
              <w:rPr>
                <w:rFonts w:ascii="Arial Narrow" w:hAnsi="Arial Narrow"/>
                <w:color w:val="000000"/>
                <w:sz w:val="18"/>
                <w:szCs w:val="18"/>
                <w:lang w:val="fr-FR" w:eastAsia="fr-FR"/>
              </w:rPr>
            </w:pPr>
          </w:p>
        </w:tc>
      </w:tr>
      <w:tr w:rsidR="00792158" w:rsidRPr="002566FD" w14:paraId="0D5DE3CC" w14:textId="77777777" w:rsidTr="00792158">
        <w:trPr>
          <w:cantSplit/>
        </w:trPr>
        <w:tc>
          <w:tcPr>
            <w:tcW w:w="309" w:type="pct"/>
            <w:vAlign w:val="center"/>
          </w:tcPr>
          <w:p w14:paraId="189B2A09" w14:textId="77777777" w:rsidR="00792158" w:rsidRPr="002566FD" w:rsidRDefault="00792158" w:rsidP="00A73CAB">
            <w:pPr>
              <w:pStyle w:val="Grillemoyenne21"/>
              <w:rPr>
                <w:rFonts w:ascii="Arial Narrow" w:hAnsi="Arial Narrow"/>
                <w:b/>
                <w:sz w:val="16"/>
                <w:szCs w:val="16"/>
                <w:lang w:val="fr-FR"/>
              </w:rPr>
            </w:pPr>
            <w:r w:rsidRPr="002566FD">
              <w:rPr>
                <w:rFonts w:ascii="Arial Narrow" w:hAnsi="Arial Narrow"/>
                <w:b/>
                <w:sz w:val="16"/>
                <w:szCs w:val="16"/>
                <w:lang w:val="fr-FR"/>
              </w:rPr>
              <w:t>F5a</w:t>
            </w:r>
          </w:p>
        </w:tc>
        <w:tc>
          <w:tcPr>
            <w:tcW w:w="3209" w:type="pct"/>
            <w:vAlign w:val="center"/>
          </w:tcPr>
          <w:p w14:paraId="13A85617" w14:textId="77777777" w:rsidR="00792158" w:rsidRPr="002566FD" w:rsidRDefault="00792158" w:rsidP="00A73CAB">
            <w:pPr>
              <w:spacing w:line="20" w:lineRule="atLeast"/>
              <w:rPr>
                <w:rFonts w:ascii="Arial Narrow" w:hAnsi="Arial Narrow"/>
                <w:b/>
                <w:bCs/>
                <w:sz w:val="18"/>
                <w:szCs w:val="18"/>
                <w:lang w:val="fr-FR"/>
              </w:rPr>
            </w:pPr>
            <w:r w:rsidRPr="002566FD">
              <w:rPr>
                <w:rFonts w:ascii="Arial Narrow" w:hAnsi="Arial Narrow"/>
                <w:b/>
                <w:bCs/>
                <w:sz w:val="18"/>
                <w:szCs w:val="18"/>
                <w:lang w:val="fr-FR"/>
              </w:rPr>
              <w:t xml:space="preserve">Au cours des dernières [4 semaines/30 jours], y-a-t-il eu un moment où vous ou une autre personne du ménage a eu </w:t>
            </w:r>
            <w:proofErr w:type="spellStart"/>
            <w:r w:rsidRPr="002566FD">
              <w:rPr>
                <w:rFonts w:ascii="Arial Narrow" w:hAnsi="Arial Narrow"/>
                <w:b/>
                <w:bCs/>
                <w:sz w:val="18"/>
                <w:szCs w:val="18"/>
                <w:lang w:val="fr-FR"/>
              </w:rPr>
              <w:t>a</w:t>
            </w:r>
            <w:proofErr w:type="spellEnd"/>
            <w:r w:rsidRPr="002566FD">
              <w:rPr>
                <w:rFonts w:ascii="Arial Narrow" w:hAnsi="Arial Narrow"/>
                <w:b/>
                <w:bCs/>
                <w:sz w:val="18"/>
                <w:szCs w:val="18"/>
                <w:lang w:val="fr-FR"/>
              </w:rPr>
              <w:t xml:space="preserve"> réduire involontairement les quantités consommées par les adultes au profit des enfants à cause du manque de moyens ?</w:t>
            </w:r>
          </w:p>
        </w:tc>
        <w:tc>
          <w:tcPr>
            <w:tcW w:w="932" w:type="pct"/>
            <w:vAlign w:val="center"/>
          </w:tcPr>
          <w:p w14:paraId="3BFB7A63"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1=Oui</w:t>
            </w:r>
          </w:p>
          <w:p w14:paraId="3992ED20"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2=Non </w:t>
            </w:r>
          </w:p>
        </w:tc>
        <w:tc>
          <w:tcPr>
            <w:tcW w:w="550" w:type="pct"/>
            <w:vAlign w:val="center"/>
          </w:tcPr>
          <w:p w14:paraId="549FB133" w14:textId="6A302F47" w:rsidR="00792158" w:rsidRPr="002566FD" w:rsidRDefault="00792158" w:rsidP="00A73CAB">
            <w:pPr>
              <w:rPr>
                <w:rFonts w:ascii="Arial Narrow" w:hAnsi="Arial Narrow"/>
                <w:color w:val="000000"/>
                <w:sz w:val="18"/>
                <w:szCs w:val="18"/>
                <w:lang w:val="fr-FR" w:eastAsia="fr-FR"/>
              </w:rPr>
            </w:pPr>
          </w:p>
        </w:tc>
      </w:tr>
      <w:tr w:rsidR="00792158" w:rsidRPr="002566FD" w14:paraId="375A130D" w14:textId="77777777" w:rsidTr="00792158">
        <w:trPr>
          <w:cantSplit/>
        </w:trPr>
        <w:tc>
          <w:tcPr>
            <w:tcW w:w="309" w:type="pct"/>
            <w:vAlign w:val="center"/>
          </w:tcPr>
          <w:p w14:paraId="65F8BCA8" w14:textId="77777777" w:rsidR="00792158" w:rsidRPr="002566FD" w:rsidRDefault="00792158" w:rsidP="00A73CAB">
            <w:pPr>
              <w:pStyle w:val="Grillemoyenne21"/>
              <w:rPr>
                <w:rFonts w:ascii="Arial Narrow" w:hAnsi="Arial Narrow"/>
                <w:b/>
                <w:sz w:val="16"/>
                <w:szCs w:val="16"/>
                <w:lang w:val="fr-FR"/>
              </w:rPr>
            </w:pPr>
            <w:r w:rsidRPr="002566FD">
              <w:rPr>
                <w:rFonts w:ascii="Arial Narrow" w:hAnsi="Arial Narrow"/>
                <w:b/>
                <w:sz w:val="16"/>
                <w:szCs w:val="16"/>
                <w:lang w:val="fr-FR"/>
              </w:rPr>
              <w:t>F5b</w:t>
            </w:r>
          </w:p>
        </w:tc>
        <w:tc>
          <w:tcPr>
            <w:tcW w:w="3209" w:type="pct"/>
            <w:vAlign w:val="center"/>
          </w:tcPr>
          <w:p w14:paraId="126A780A" w14:textId="77777777" w:rsidR="00792158" w:rsidRPr="002566FD" w:rsidRDefault="00792158" w:rsidP="00A73CAB">
            <w:pPr>
              <w:spacing w:line="20" w:lineRule="atLeast"/>
              <w:rPr>
                <w:rFonts w:ascii="Arial Narrow" w:hAnsi="Arial Narrow"/>
                <w:b/>
                <w:bCs/>
                <w:sz w:val="18"/>
                <w:szCs w:val="18"/>
                <w:lang w:val="fr-FR"/>
              </w:rPr>
            </w:pPr>
            <w:r w:rsidRPr="002566FD">
              <w:rPr>
                <w:rFonts w:ascii="Arial Narrow" w:hAnsi="Arial Narrow"/>
                <w:b/>
                <w:bCs/>
                <w:sz w:val="18"/>
                <w:szCs w:val="18"/>
                <w:lang w:val="fr-FR"/>
              </w:rPr>
              <w:t xml:space="preserve">A quelle fréquence est-ce que cela est arrivé au cours des dernières [4 semaines/30 jours]?  </w:t>
            </w:r>
          </w:p>
        </w:tc>
        <w:tc>
          <w:tcPr>
            <w:tcW w:w="932" w:type="pct"/>
            <w:vAlign w:val="center"/>
          </w:tcPr>
          <w:p w14:paraId="198BC68A"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1= Rarement (1-2 fois) </w:t>
            </w:r>
          </w:p>
          <w:p w14:paraId="224C6ABC"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2 = Quelques fois (3-10 fois) </w:t>
            </w:r>
          </w:p>
          <w:p w14:paraId="68A77687"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3= Souvent (plus de 10 fois) </w:t>
            </w:r>
          </w:p>
        </w:tc>
        <w:tc>
          <w:tcPr>
            <w:tcW w:w="550" w:type="pct"/>
            <w:vAlign w:val="center"/>
          </w:tcPr>
          <w:p w14:paraId="7B7AF6C6" w14:textId="5592973A" w:rsidR="00792158" w:rsidRPr="002566FD" w:rsidRDefault="00792158" w:rsidP="00A73CAB">
            <w:pPr>
              <w:rPr>
                <w:rFonts w:ascii="Arial Narrow" w:hAnsi="Arial Narrow"/>
                <w:color w:val="000000"/>
                <w:sz w:val="18"/>
                <w:szCs w:val="18"/>
                <w:lang w:val="fr-FR" w:eastAsia="fr-FR"/>
              </w:rPr>
            </w:pPr>
          </w:p>
        </w:tc>
      </w:tr>
      <w:tr w:rsidR="00792158" w:rsidRPr="002566FD" w14:paraId="5EF57DC2" w14:textId="77777777" w:rsidTr="00792158">
        <w:trPr>
          <w:cantSplit/>
        </w:trPr>
        <w:tc>
          <w:tcPr>
            <w:tcW w:w="309" w:type="pct"/>
            <w:vAlign w:val="center"/>
          </w:tcPr>
          <w:p w14:paraId="15999CC9" w14:textId="77777777" w:rsidR="00792158" w:rsidRPr="002566FD" w:rsidRDefault="00792158" w:rsidP="00A73CAB">
            <w:pPr>
              <w:pStyle w:val="Grillemoyenne21"/>
              <w:rPr>
                <w:rFonts w:ascii="Arial Narrow" w:hAnsi="Arial Narrow"/>
                <w:b/>
                <w:sz w:val="16"/>
                <w:szCs w:val="16"/>
                <w:lang w:val="fr-FR"/>
              </w:rPr>
            </w:pPr>
            <w:r w:rsidRPr="002566FD">
              <w:rPr>
                <w:rFonts w:ascii="Arial Narrow" w:hAnsi="Arial Narrow"/>
                <w:b/>
                <w:sz w:val="16"/>
                <w:szCs w:val="16"/>
                <w:lang w:val="fr-FR"/>
              </w:rPr>
              <w:t>F6a</w:t>
            </w:r>
          </w:p>
        </w:tc>
        <w:tc>
          <w:tcPr>
            <w:tcW w:w="3209" w:type="pct"/>
            <w:vAlign w:val="center"/>
          </w:tcPr>
          <w:p w14:paraId="4120944D" w14:textId="77777777" w:rsidR="00792158" w:rsidRPr="002566FD" w:rsidRDefault="00792158" w:rsidP="00A73CAB">
            <w:pPr>
              <w:spacing w:line="20" w:lineRule="atLeast"/>
              <w:rPr>
                <w:rFonts w:ascii="Arial Narrow" w:hAnsi="Arial Narrow"/>
                <w:b/>
                <w:bCs/>
                <w:sz w:val="18"/>
                <w:szCs w:val="18"/>
                <w:lang w:val="fr-FR"/>
              </w:rPr>
            </w:pPr>
            <w:r w:rsidRPr="002566FD">
              <w:rPr>
                <w:rFonts w:ascii="Arial Narrow" w:hAnsi="Arial Narrow"/>
                <w:b/>
                <w:bCs/>
                <w:sz w:val="18"/>
                <w:szCs w:val="18"/>
                <w:lang w:val="fr-FR"/>
              </w:rPr>
              <w:t>Au cours des dernières [4 semaines/30 jours], y-a-t-il eu un moment où vous ou une autre personne du ménage a eu à emprunter de la nourriture, ou compter sur l'aide de parents ou d'amis à cause du manque de moyens ?</w:t>
            </w:r>
          </w:p>
        </w:tc>
        <w:tc>
          <w:tcPr>
            <w:tcW w:w="932" w:type="pct"/>
            <w:vAlign w:val="center"/>
          </w:tcPr>
          <w:p w14:paraId="19E61A2D"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1=Oui</w:t>
            </w:r>
          </w:p>
          <w:p w14:paraId="2B86FFC6"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2=Non </w:t>
            </w:r>
          </w:p>
        </w:tc>
        <w:tc>
          <w:tcPr>
            <w:tcW w:w="550" w:type="pct"/>
            <w:vAlign w:val="center"/>
          </w:tcPr>
          <w:p w14:paraId="750F1715" w14:textId="73C05D24" w:rsidR="00792158" w:rsidRPr="002566FD" w:rsidRDefault="00792158" w:rsidP="00A73CAB">
            <w:pPr>
              <w:rPr>
                <w:rFonts w:ascii="Arial Narrow" w:hAnsi="Arial Narrow"/>
                <w:color w:val="000000"/>
                <w:sz w:val="18"/>
                <w:szCs w:val="18"/>
                <w:lang w:val="fr-FR" w:eastAsia="fr-FR"/>
              </w:rPr>
            </w:pPr>
          </w:p>
        </w:tc>
      </w:tr>
      <w:tr w:rsidR="00792158" w:rsidRPr="002566FD" w14:paraId="5EFC4857" w14:textId="77777777" w:rsidTr="00792158">
        <w:trPr>
          <w:cantSplit/>
        </w:trPr>
        <w:tc>
          <w:tcPr>
            <w:tcW w:w="309" w:type="pct"/>
            <w:vAlign w:val="center"/>
          </w:tcPr>
          <w:p w14:paraId="0AE66282" w14:textId="77777777" w:rsidR="00792158" w:rsidRPr="002566FD" w:rsidRDefault="00792158" w:rsidP="00A73CAB">
            <w:pPr>
              <w:pStyle w:val="Grillemoyenne21"/>
              <w:rPr>
                <w:rFonts w:ascii="Arial Narrow" w:hAnsi="Arial Narrow"/>
                <w:b/>
                <w:sz w:val="16"/>
                <w:szCs w:val="16"/>
                <w:lang w:val="fr-FR"/>
              </w:rPr>
            </w:pPr>
            <w:r w:rsidRPr="002566FD">
              <w:rPr>
                <w:rFonts w:ascii="Arial Narrow" w:hAnsi="Arial Narrow"/>
                <w:b/>
                <w:sz w:val="16"/>
                <w:szCs w:val="16"/>
                <w:lang w:val="fr-FR"/>
              </w:rPr>
              <w:t>F6b</w:t>
            </w:r>
          </w:p>
        </w:tc>
        <w:tc>
          <w:tcPr>
            <w:tcW w:w="3209" w:type="pct"/>
            <w:vAlign w:val="center"/>
          </w:tcPr>
          <w:p w14:paraId="435DBF56" w14:textId="77777777" w:rsidR="00792158" w:rsidRPr="002566FD" w:rsidRDefault="00792158" w:rsidP="00A73CAB">
            <w:pPr>
              <w:spacing w:line="20" w:lineRule="atLeast"/>
              <w:rPr>
                <w:rFonts w:ascii="Arial Narrow" w:hAnsi="Arial Narrow"/>
                <w:b/>
                <w:bCs/>
                <w:sz w:val="18"/>
                <w:szCs w:val="18"/>
                <w:lang w:val="fr-FR"/>
              </w:rPr>
            </w:pPr>
            <w:r w:rsidRPr="002566FD">
              <w:rPr>
                <w:rFonts w:ascii="Arial Narrow" w:hAnsi="Arial Narrow"/>
                <w:b/>
                <w:bCs/>
                <w:sz w:val="18"/>
                <w:szCs w:val="18"/>
                <w:lang w:val="fr-FR"/>
              </w:rPr>
              <w:t xml:space="preserve">A quelle fréquence est-ce que cela est arrivé au cours des dernières [4 semaines/30 jours]?  </w:t>
            </w:r>
          </w:p>
        </w:tc>
        <w:tc>
          <w:tcPr>
            <w:tcW w:w="932" w:type="pct"/>
            <w:vAlign w:val="center"/>
          </w:tcPr>
          <w:p w14:paraId="7E82233A"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1= Rarement (1-2 fois) </w:t>
            </w:r>
          </w:p>
          <w:p w14:paraId="618E51DE"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2 = Quelques fois (3-10 fois) </w:t>
            </w:r>
          </w:p>
          <w:p w14:paraId="2BE79DC6"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3= Souvent (plus de 10 fois) </w:t>
            </w:r>
          </w:p>
        </w:tc>
        <w:tc>
          <w:tcPr>
            <w:tcW w:w="550" w:type="pct"/>
            <w:vAlign w:val="center"/>
          </w:tcPr>
          <w:p w14:paraId="6F9C6C86" w14:textId="35C21C73" w:rsidR="00792158" w:rsidRPr="002566FD" w:rsidRDefault="00792158" w:rsidP="00A73CAB">
            <w:pPr>
              <w:rPr>
                <w:rFonts w:ascii="Arial Narrow" w:hAnsi="Arial Narrow"/>
                <w:color w:val="000000"/>
                <w:sz w:val="18"/>
                <w:szCs w:val="18"/>
                <w:lang w:val="fr-FR" w:eastAsia="fr-FR"/>
              </w:rPr>
            </w:pPr>
          </w:p>
        </w:tc>
      </w:tr>
      <w:tr w:rsidR="00792158" w:rsidRPr="002566FD" w14:paraId="0AC13FB1" w14:textId="77777777" w:rsidTr="00792158">
        <w:trPr>
          <w:cantSplit/>
        </w:trPr>
        <w:tc>
          <w:tcPr>
            <w:tcW w:w="309" w:type="pct"/>
            <w:vAlign w:val="center"/>
          </w:tcPr>
          <w:p w14:paraId="0F700E98" w14:textId="77777777" w:rsidR="00792158" w:rsidRPr="002566FD" w:rsidRDefault="00792158" w:rsidP="00A73CAB">
            <w:pPr>
              <w:pStyle w:val="Grillemoyenne21"/>
              <w:rPr>
                <w:rFonts w:ascii="Arial Narrow" w:hAnsi="Arial Narrow"/>
                <w:b/>
                <w:sz w:val="16"/>
                <w:szCs w:val="16"/>
                <w:lang w:val="fr-FR"/>
              </w:rPr>
            </w:pPr>
            <w:r w:rsidRPr="002566FD">
              <w:rPr>
                <w:rFonts w:ascii="Arial Narrow" w:hAnsi="Arial Narrow"/>
                <w:b/>
                <w:sz w:val="16"/>
                <w:szCs w:val="16"/>
                <w:lang w:val="fr-FR"/>
              </w:rPr>
              <w:t>F7a</w:t>
            </w:r>
          </w:p>
        </w:tc>
        <w:tc>
          <w:tcPr>
            <w:tcW w:w="3209" w:type="pct"/>
            <w:vAlign w:val="center"/>
          </w:tcPr>
          <w:p w14:paraId="58ECA0A7" w14:textId="77777777" w:rsidR="00792158" w:rsidRPr="002566FD" w:rsidRDefault="00792158" w:rsidP="00A73CAB">
            <w:pPr>
              <w:spacing w:line="20" w:lineRule="atLeast"/>
              <w:rPr>
                <w:rFonts w:ascii="Arial Narrow" w:hAnsi="Arial Narrow"/>
                <w:b/>
                <w:bCs/>
                <w:sz w:val="18"/>
                <w:szCs w:val="18"/>
                <w:lang w:val="fr-FR"/>
              </w:rPr>
            </w:pPr>
            <w:r w:rsidRPr="002566FD">
              <w:rPr>
                <w:rFonts w:ascii="Arial Narrow" w:hAnsi="Arial Narrow"/>
                <w:b/>
                <w:bCs/>
                <w:sz w:val="18"/>
                <w:szCs w:val="18"/>
                <w:lang w:val="fr-FR"/>
              </w:rPr>
              <w:t xml:space="preserve">Au cours des dernières [4 semaines/30 jours], y-a-t-il eu un moment où il n’y avait pas de nourriture quelle qu’elle soit dans votre maison à cause du manque de ressources pour obtenir de la nourriture? </w:t>
            </w:r>
          </w:p>
        </w:tc>
        <w:tc>
          <w:tcPr>
            <w:tcW w:w="932" w:type="pct"/>
            <w:vAlign w:val="center"/>
          </w:tcPr>
          <w:p w14:paraId="08DC12CB"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1=Oui</w:t>
            </w:r>
          </w:p>
          <w:p w14:paraId="7DC9AD57" w14:textId="77777777" w:rsidR="00792158" w:rsidRPr="002566FD" w:rsidRDefault="00792158" w:rsidP="00A73CAB">
            <w:pPr>
              <w:spacing w:line="20" w:lineRule="atLeast"/>
              <w:rPr>
                <w:rFonts w:ascii="Arial Narrow" w:hAnsi="Arial Narrow" w:cs="Arial Narrow"/>
                <w:i/>
                <w:sz w:val="16"/>
                <w:szCs w:val="16"/>
                <w:lang w:val="fr-FR"/>
              </w:rPr>
            </w:pPr>
            <w:r w:rsidRPr="002566FD">
              <w:rPr>
                <w:rFonts w:ascii="Arial Narrow" w:hAnsi="Arial Narrow"/>
                <w:bCs/>
                <w:i/>
                <w:sz w:val="16"/>
                <w:szCs w:val="16"/>
                <w:lang w:val="fr-FR"/>
              </w:rPr>
              <w:t xml:space="preserve">2=Non </w:t>
            </w:r>
          </w:p>
        </w:tc>
        <w:tc>
          <w:tcPr>
            <w:tcW w:w="550" w:type="pct"/>
            <w:vAlign w:val="center"/>
          </w:tcPr>
          <w:p w14:paraId="3D0BDA44" w14:textId="72CA30AE" w:rsidR="00792158" w:rsidRPr="002566FD" w:rsidRDefault="00792158" w:rsidP="00A73CAB">
            <w:pPr>
              <w:rPr>
                <w:rFonts w:ascii="Arial Narrow" w:hAnsi="Arial Narrow"/>
                <w:color w:val="000000"/>
                <w:sz w:val="18"/>
                <w:szCs w:val="18"/>
                <w:lang w:val="fr-FR" w:eastAsia="fr-FR"/>
              </w:rPr>
            </w:pPr>
          </w:p>
        </w:tc>
      </w:tr>
      <w:tr w:rsidR="00792158" w:rsidRPr="002566FD" w14:paraId="2B6A72E0" w14:textId="77777777" w:rsidTr="00792158">
        <w:trPr>
          <w:cantSplit/>
          <w:trHeight w:val="377"/>
        </w:trPr>
        <w:tc>
          <w:tcPr>
            <w:tcW w:w="309" w:type="pct"/>
            <w:vAlign w:val="center"/>
          </w:tcPr>
          <w:p w14:paraId="32B52CBD" w14:textId="77777777" w:rsidR="00792158" w:rsidRPr="002566FD" w:rsidRDefault="00792158" w:rsidP="00A73CAB">
            <w:pPr>
              <w:pStyle w:val="Grillemoyenne21"/>
              <w:rPr>
                <w:rFonts w:ascii="Arial Narrow" w:hAnsi="Arial Narrow"/>
                <w:b/>
                <w:sz w:val="16"/>
                <w:szCs w:val="16"/>
                <w:lang w:val="fr-FR"/>
              </w:rPr>
            </w:pPr>
            <w:r w:rsidRPr="002566FD">
              <w:rPr>
                <w:rFonts w:ascii="Arial Narrow" w:hAnsi="Arial Narrow"/>
                <w:b/>
                <w:sz w:val="16"/>
                <w:szCs w:val="16"/>
                <w:lang w:val="fr-FR"/>
              </w:rPr>
              <w:t>F7b</w:t>
            </w:r>
          </w:p>
        </w:tc>
        <w:tc>
          <w:tcPr>
            <w:tcW w:w="3209" w:type="pct"/>
            <w:vAlign w:val="center"/>
          </w:tcPr>
          <w:p w14:paraId="6B82146B" w14:textId="77777777" w:rsidR="00792158" w:rsidRPr="002566FD" w:rsidRDefault="00792158" w:rsidP="00A73CAB">
            <w:pPr>
              <w:spacing w:line="20" w:lineRule="atLeast"/>
              <w:rPr>
                <w:rFonts w:ascii="Arial Narrow" w:hAnsi="Arial Narrow"/>
                <w:b/>
                <w:bCs/>
                <w:i/>
                <w:sz w:val="18"/>
                <w:szCs w:val="18"/>
                <w:lang w:val="fr-FR"/>
              </w:rPr>
            </w:pPr>
            <w:r w:rsidRPr="002566FD">
              <w:rPr>
                <w:rFonts w:ascii="Arial Narrow" w:hAnsi="Arial Narrow"/>
                <w:b/>
                <w:bCs/>
                <w:sz w:val="18"/>
                <w:szCs w:val="18"/>
                <w:lang w:val="fr-FR"/>
              </w:rPr>
              <w:t xml:space="preserve">A quelle fréquence est-ce que cela est arrivé au cours des dernières [4 semaines/30 jours]?  </w:t>
            </w:r>
          </w:p>
        </w:tc>
        <w:tc>
          <w:tcPr>
            <w:tcW w:w="932" w:type="pct"/>
            <w:vAlign w:val="center"/>
          </w:tcPr>
          <w:p w14:paraId="78562AD4"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1= Rarement (1-2 fois) </w:t>
            </w:r>
          </w:p>
          <w:p w14:paraId="1CB5FED4"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2 = Quelques fois (3-10 fois) </w:t>
            </w:r>
          </w:p>
          <w:p w14:paraId="0CFDCF94" w14:textId="77777777" w:rsidR="00792158" w:rsidRPr="002566FD" w:rsidRDefault="00792158" w:rsidP="00A73CAB">
            <w:pPr>
              <w:spacing w:line="20" w:lineRule="atLeast"/>
              <w:rPr>
                <w:rFonts w:ascii="Arial Narrow" w:hAnsi="Arial Narrow" w:cs="Arial Narrow"/>
                <w:b/>
                <w:i/>
                <w:sz w:val="16"/>
                <w:szCs w:val="16"/>
                <w:lang w:val="fr-FR"/>
              </w:rPr>
            </w:pPr>
            <w:r w:rsidRPr="002566FD">
              <w:rPr>
                <w:rFonts w:ascii="Arial Narrow" w:hAnsi="Arial Narrow"/>
                <w:bCs/>
                <w:i/>
                <w:sz w:val="16"/>
                <w:szCs w:val="16"/>
                <w:lang w:val="fr-FR"/>
              </w:rPr>
              <w:t xml:space="preserve">3= Souvent (plus de 10 fois) </w:t>
            </w:r>
          </w:p>
        </w:tc>
        <w:tc>
          <w:tcPr>
            <w:tcW w:w="550" w:type="pct"/>
            <w:vAlign w:val="center"/>
          </w:tcPr>
          <w:p w14:paraId="00111BF7" w14:textId="51BA794C" w:rsidR="00792158" w:rsidRPr="002566FD" w:rsidRDefault="00792158" w:rsidP="00A73CAB">
            <w:pPr>
              <w:rPr>
                <w:rFonts w:ascii="Arial Narrow" w:hAnsi="Arial Narrow"/>
                <w:color w:val="000000"/>
                <w:sz w:val="18"/>
                <w:szCs w:val="18"/>
                <w:lang w:val="fr-FR" w:eastAsia="fr-FR"/>
              </w:rPr>
            </w:pPr>
          </w:p>
        </w:tc>
      </w:tr>
      <w:tr w:rsidR="00792158" w:rsidRPr="002566FD" w14:paraId="173DA8E2" w14:textId="77777777" w:rsidTr="00792158">
        <w:trPr>
          <w:cantSplit/>
        </w:trPr>
        <w:tc>
          <w:tcPr>
            <w:tcW w:w="309" w:type="pct"/>
            <w:vAlign w:val="center"/>
          </w:tcPr>
          <w:p w14:paraId="2DC5D24B" w14:textId="77777777" w:rsidR="00792158" w:rsidRPr="002566FD" w:rsidRDefault="00792158" w:rsidP="00A73CAB">
            <w:pPr>
              <w:pStyle w:val="Grillemoyenne21"/>
              <w:rPr>
                <w:rFonts w:ascii="Arial Narrow" w:hAnsi="Arial Narrow"/>
                <w:b/>
                <w:sz w:val="16"/>
                <w:szCs w:val="16"/>
                <w:lang w:val="fr-FR"/>
              </w:rPr>
            </w:pPr>
            <w:r w:rsidRPr="002566FD">
              <w:rPr>
                <w:rFonts w:ascii="Arial Narrow" w:hAnsi="Arial Narrow"/>
                <w:b/>
                <w:sz w:val="16"/>
                <w:szCs w:val="16"/>
                <w:lang w:val="fr-FR"/>
              </w:rPr>
              <w:t>F8a</w:t>
            </w:r>
          </w:p>
        </w:tc>
        <w:tc>
          <w:tcPr>
            <w:tcW w:w="3209" w:type="pct"/>
            <w:vAlign w:val="center"/>
          </w:tcPr>
          <w:p w14:paraId="19216356" w14:textId="77777777" w:rsidR="00792158" w:rsidRPr="002566FD" w:rsidRDefault="00792158" w:rsidP="00A73CAB">
            <w:pPr>
              <w:spacing w:line="20" w:lineRule="atLeast"/>
              <w:rPr>
                <w:rFonts w:ascii="Arial Narrow" w:hAnsi="Arial Narrow"/>
                <w:b/>
                <w:bCs/>
                <w:i/>
                <w:sz w:val="18"/>
                <w:szCs w:val="18"/>
                <w:lang w:val="fr-FR"/>
              </w:rPr>
            </w:pPr>
            <w:r w:rsidRPr="002566FD">
              <w:rPr>
                <w:rFonts w:ascii="Arial Narrow" w:hAnsi="Arial Narrow"/>
                <w:b/>
                <w:bCs/>
                <w:sz w:val="18"/>
                <w:szCs w:val="18"/>
                <w:lang w:val="fr-FR"/>
              </w:rPr>
              <w:t xml:space="preserve">Au cours des dernières [4 semaines/30 jours], est-ce que vous, ou toute autre personne de ce ménage, êtes allé vous coucher une nuit en ayant faim car il n’y avait pas suffisamment de nourriture au sein du ménage? </w:t>
            </w:r>
          </w:p>
        </w:tc>
        <w:tc>
          <w:tcPr>
            <w:tcW w:w="932" w:type="pct"/>
            <w:vAlign w:val="center"/>
          </w:tcPr>
          <w:p w14:paraId="30EC96C9"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1=Oui</w:t>
            </w:r>
          </w:p>
          <w:p w14:paraId="7F616DDD"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2=Non </w:t>
            </w:r>
          </w:p>
        </w:tc>
        <w:tc>
          <w:tcPr>
            <w:tcW w:w="550" w:type="pct"/>
            <w:vAlign w:val="center"/>
          </w:tcPr>
          <w:p w14:paraId="57C0B71D" w14:textId="79CC3CA3" w:rsidR="00792158" w:rsidRPr="002566FD" w:rsidRDefault="00792158" w:rsidP="00A73CAB">
            <w:pPr>
              <w:rPr>
                <w:rFonts w:ascii="Arial Narrow" w:hAnsi="Arial Narrow"/>
                <w:color w:val="000000"/>
                <w:sz w:val="18"/>
                <w:szCs w:val="18"/>
                <w:lang w:val="fr-FR" w:eastAsia="fr-FR"/>
              </w:rPr>
            </w:pPr>
          </w:p>
        </w:tc>
      </w:tr>
      <w:tr w:rsidR="00792158" w:rsidRPr="002566FD" w14:paraId="5C12078C" w14:textId="77777777" w:rsidTr="00792158">
        <w:trPr>
          <w:cantSplit/>
        </w:trPr>
        <w:tc>
          <w:tcPr>
            <w:tcW w:w="309" w:type="pct"/>
            <w:vAlign w:val="center"/>
          </w:tcPr>
          <w:p w14:paraId="3384954F" w14:textId="77777777" w:rsidR="00792158" w:rsidRPr="002566FD" w:rsidRDefault="00792158" w:rsidP="00A73CAB">
            <w:pPr>
              <w:pStyle w:val="Grillemoyenne21"/>
              <w:rPr>
                <w:rFonts w:ascii="Arial Narrow" w:hAnsi="Arial Narrow"/>
                <w:b/>
                <w:sz w:val="16"/>
                <w:szCs w:val="16"/>
                <w:lang w:val="fr-FR"/>
              </w:rPr>
            </w:pPr>
            <w:r w:rsidRPr="002566FD">
              <w:rPr>
                <w:rFonts w:ascii="Arial Narrow" w:hAnsi="Arial Narrow"/>
                <w:b/>
                <w:sz w:val="16"/>
                <w:szCs w:val="16"/>
                <w:lang w:val="fr-FR"/>
              </w:rPr>
              <w:t>F8b</w:t>
            </w:r>
          </w:p>
        </w:tc>
        <w:tc>
          <w:tcPr>
            <w:tcW w:w="3209" w:type="pct"/>
            <w:vAlign w:val="center"/>
          </w:tcPr>
          <w:p w14:paraId="0060BBD0" w14:textId="77777777" w:rsidR="00792158" w:rsidRPr="002566FD" w:rsidRDefault="00792158" w:rsidP="00A73CAB">
            <w:pPr>
              <w:spacing w:line="20" w:lineRule="atLeast"/>
              <w:rPr>
                <w:rFonts w:ascii="Arial Narrow" w:hAnsi="Arial Narrow" w:cs="Arial Narrow"/>
                <w:b/>
                <w:sz w:val="18"/>
                <w:szCs w:val="18"/>
                <w:lang w:val="fr-FR"/>
              </w:rPr>
            </w:pPr>
            <w:r w:rsidRPr="002566FD">
              <w:rPr>
                <w:rFonts w:ascii="Arial Narrow" w:hAnsi="Arial Narrow"/>
                <w:b/>
                <w:bCs/>
                <w:sz w:val="18"/>
                <w:szCs w:val="18"/>
                <w:lang w:val="fr-FR"/>
              </w:rPr>
              <w:t xml:space="preserve">A quelle fréquence est-ce que cela est arrivé au cours des dernières [4 semaines/30 jours]?  </w:t>
            </w:r>
          </w:p>
        </w:tc>
        <w:tc>
          <w:tcPr>
            <w:tcW w:w="932" w:type="pct"/>
            <w:vAlign w:val="center"/>
          </w:tcPr>
          <w:p w14:paraId="1A11D250"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1= Rarement (1-2 fois) </w:t>
            </w:r>
          </w:p>
          <w:p w14:paraId="38BDFFEF"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2 = Quelques fois (3-10 fois) </w:t>
            </w:r>
          </w:p>
          <w:p w14:paraId="6C1056DC" w14:textId="77777777" w:rsidR="00792158" w:rsidRPr="002566FD" w:rsidRDefault="00792158" w:rsidP="00A73CAB">
            <w:pPr>
              <w:spacing w:line="20" w:lineRule="atLeast"/>
              <w:rPr>
                <w:rFonts w:ascii="Arial Narrow" w:hAnsi="Arial Narrow" w:cs="Arial Narrow"/>
                <w:b/>
                <w:i/>
                <w:sz w:val="16"/>
                <w:szCs w:val="16"/>
                <w:lang w:val="fr-FR"/>
              </w:rPr>
            </w:pPr>
            <w:r w:rsidRPr="002566FD">
              <w:rPr>
                <w:rFonts w:ascii="Arial Narrow" w:hAnsi="Arial Narrow"/>
                <w:bCs/>
                <w:i/>
                <w:sz w:val="16"/>
                <w:szCs w:val="16"/>
                <w:lang w:val="fr-FR"/>
              </w:rPr>
              <w:t>3= Souvent (plus de 10 fois)</w:t>
            </w:r>
          </w:p>
        </w:tc>
        <w:tc>
          <w:tcPr>
            <w:tcW w:w="550" w:type="pct"/>
            <w:vAlign w:val="center"/>
          </w:tcPr>
          <w:p w14:paraId="49E11C93" w14:textId="2B3F25DD" w:rsidR="00792158" w:rsidRPr="002566FD" w:rsidRDefault="00792158" w:rsidP="00A73CAB">
            <w:pPr>
              <w:rPr>
                <w:rFonts w:ascii="Arial Narrow" w:hAnsi="Arial Narrow"/>
                <w:color w:val="000000"/>
                <w:sz w:val="18"/>
                <w:szCs w:val="18"/>
                <w:lang w:val="fr-FR" w:eastAsia="fr-FR"/>
              </w:rPr>
            </w:pPr>
          </w:p>
        </w:tc>
      </w:tr>
      <w:tr w:rsidR="00792158" w:rsidRPr="002566FD" w14:paraId="1365A791" w14:textId="77777777" w:rsidTr="00792158">
        <w:trPr>
          <w:cantSplit/>
        </w:trPr>
        <w:tc>
          <w:tcPr>
            <w:tcW w:w="309" w:type="pct"/>
            <w:vAlign w:val="center"/>
          </w:tcPr>
          <w:p w14:paraId="3AB85F06" w14:textId="77777777" w:rsidR="00792158" w:rsidRPr="002566FD" w:rsidRDefault="00792158" w:rsidP="00A73CAB">
            <w:pPr>
              <w:pStyle w:val="Grillemoyenne21"/>
              <w:rPr>
                <w:rFonts w:ascii="Arial Narrow" w:hAnsi="Arial Narrow"/>
                <w:b/>
                <w:sz w:val="16"/>
                <w:szCs w:val="16"/>
                <w:lang w:val="fr-FR"/>
              </w:rPr>
            </w:pPr>
            <w:r w:rsidRPr="002566FD">
              <w:rPr>
                <w:rFonts w:ascii="Arial Narrow" w:hAnsi="Arial Narrow"/>
                <w:b/>
                <w:sz w:val="16"/>
                <w:szCs w:val="16"/>
                <w:lang w:val="fr-FR"/>
              </w:rPr>
              <w:t>F9a</w:t>
            </w:r>
          </w:p>
        </w:tc>
        <w:tc>
          <w:tcPr>
            <w:tcW w:w="3209" w:type="pct"/>
            <w:vAlign w:val="center"/>
          </w:tcPr>
          <w:p w14:paraId="4E2248DD" w14:textId="77777777" w:rsidR="00792158" w:rsidRPr="002566FD" w:rsidRDefault="00792158" w:rsidP="00A73CAB">
            <w:pPr>
              <w:spacing w:line="20" w:lineRule="atLeast"/>
              <w:rPr>
                <w:rFonts w:ascii="Arial Narrow" w:hAnsi="Arial Narrow"/>
                <w:b/>
                <w:bCs/>
                <w:sz w:val="18"/>
                <w:szCs w:val="18"/>
                <w:lang w:val="fr-FR"/>
              </w:rPr>
            </w:pPr>
            <w:r w:rsidRPr="002566FD">
              <w:rPr>
                <w:rFonts w:ascii="Arial Narrow" w:hAnsi="Arial Narrow"/>
                <w:b/>
                <w:bCs/>
                <w:sz w:val="18"/>
                <w:szCs w:val="18"/>
                <w:lang w:val="fr-FR"/>
              </w:rPr>
              <w:t>Au cours des dernières [4 semaines/30 jours], est-ce que vous, ou toute autre personne de ce ménage, avez passé une journée et une nuit entières sans manger car il n’y avait pas suffisamment de nourriture au sein du ménage?</w:t>
            </w:r>
          </w:p>
        </w:tc>
        <w:tc>
          <w:tcPr>
            <w:tcW w:w="932" w:type="pct"/>
            <w:vAlign w:val="center"/>
          </w:tcPr>
          <w:p w14:paraId="14521E67"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1=Oui</w:t>
            </w:r>
          </w:p>
          <w:p w14:paraId="2D652046" w14:textId="77777777" w:rsidR="00792158" w:rsidRPr="002566FD" w:rsidRDefault="00792158" w:rsidP="00A73CAB">
            <w:pPr>
              <w:spacing w:line="20" w:lineRule="atLeast"/>
              <w:rPr>
                <w:rFonts w:ascii="Arial Narrow" w:hAnsi="Arial Narrow" w:cs="Arial Narrow"/>
                <w:b/>
                <w:i/>
                <w:sz w:val="16"/>
                <w:szCs w:val="16"/>
                <w:lang w:val="fr-FR"/>
              </w:rPr>
            </w:pPr>
            <w:r w:rsidRPr="002566FD">
              <w:rPr>
                <w:rFonts w:ascii="Arial Narrow" w:hAnsi="Arial Narrow"/>
                <w:bCs/>
                <w:i/>
                <w:sz w:val="16"/>
                <w:szCs w:val="16"/>
                <w:lang w:val="fr-FR"/>
              </w:rPr>
              <w:t xml:space="preserve">2=Non </w:t>
            </w:r>
          </w:p>
        </w:tc>
        <w:tc>
          <w:tcPr>
            <w:tcW w:w="550" w:type="pct"/>
            <w:vAlign w:val="center"/>
          </w:tcPr>
          <w:p w14:paraId="1B93E284" w14:textId="309C5173" w:rsidR="00792158" w:rsidRPr="002566FD" w:rsidRDefault="00792158" w:rsidP="00A73CAB">
            <w:pPr>
              <w:rPr>
                <w:rFonts w:ascii="Arial Narrow" w:hAnsi="Arial Narrow"/>
                <w:color w:val="000000"/>
                <w:sz w:val="18"/>
                <w:szCs w:val="18"/>
                <w:lang w:val="fr-FR" w:eastAsia="fr-FR"/>
              </w:rPr>
            </w:pPr>
          </w:p>
        </w:tc>
      </w:tr>
      <w:tr w:rsidR="00792158" w:rsidRPr="002566FD" w14:paraId="1ACC793A" w14:textId="77777777" w:rsidTr="00792158">
        <w:trPr>
          <w:cantSplit/>
        </w:trPr>
        <w:tc>
          <w:tcPr>
            <w:tcW w:w="309" w:type="pct"/>
            <w:vAlign w:val="center"/>
          </w:tcPr>
          <w:p w14:paraId="3DDA0F56" w14:textId="77777777" w:rsidR="00792158" w:rsidRPr="002566FD" w:rsidRDefault="00792158" w:rsidP="00A73CAB">
            <w:pPr>
              <w:pStyle w:val="Grillemoyenne21"/>
              <w:rPr>
                <w:rFonts w:ascii="Arial Narrow" w:hAnsi="Arial Narrow"/>
                <w:b/>
                <w:sz w:val="16"/>
                <w:szCs w:val="16"/>
                <w:lang w:val="fr-FR"/>
              </w:rPr>
            </w:pPr>
            <w:r w:rsidRPr="002566FD">
              <w:rPr>
                <w:rFonts w:ascii="Arial Narrow" w:hAnsi="Arial Narrow"/>
                <w:b/>
                <w:sz w:val="16"/>
                <w:szCs w:val="16"/>
                <w:lang w:val="fr-FR"/>
              </w:rPr>
              <w:t>F9b</w:t>
            </w:r>
          </w:p>
        </w:tc>
        <w:tc>
          <w:tcPr>
            <w:tcW w:w="3209" w:type="pct"/>
            <w:vAlign w:val="center"/>
          </w:tcPr>
          <w:p w14:paraId="718B2FC7" w14:textId="77777777" w:rsidR="00792158" w:rsidRPr="002566FD" w:rsidRDefault="00792158" w:rsidP="00A73CAB">
            <w:pPr>
              <w:spacing w:line="20" w:lineRule="atLeast"/>
              <w:rPr>
                <w:rFonts w:ascii="Arial Narrow" w:hAnsi="Arial Narrow"/>
                <w:b/>
                <w:bCs/>
                <w:sz w:val="18"/>
                <w:szCs w:val="18"/>
                <w:lang w:val="fr-FR"/>
              </w:rPr>
            </w:pPr>
            <w:r w:rsidRPr="002566FD">
              <w:rPr>
                <w:rFonts w:ascii="Arial Narrow" w:hAnsi="Arial Narrow"/>
                <w:b/>
                <w:bCs/>
                <w:sz w:val="18"/>
                <w:szCs w:val="18"/>
                <w:lang w:val="fr-FR"/>
              </w:rPr>
              <w:t xml:space="preserve">A quelle fréquence est-ce que cela est arrivé au cours des dernières [4 semaines/30 jours]?  </w:t>
            </w:r>
          </w:p>
        </w:tc>
        <w:tc>
          <w:tcPr>
            <w:tcW w:w="932" w:type="pct"/>
            <w:vAlign w:val="center"/>
          </w:tcPr>
          <w:p w14:paraId="03B4E7D2"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1= Rarement (1-2 fois) </w:t>
            </w:r>
          </w:p>
          <w:p w14:paraId="4E2E26F3"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 xml:space="preserve">2 = Quelques fois (3-10 fois) </w:t>
            </w:r>
          </w:p>
          <w:p w14:paraId="5B9912F0" w14:textId="77777777" w:rsidR="00792158" w:rsidRPr="002566FD" w:rsidRDefault="00792158" w:rsidP="00A73CAB">
            <w:pPr>
              <w:spacing w:line="20" w:lineRule="atLeast"/>
              <w:rPr>
                <w:rFonts w:ascii="Arial Narrow" w:hAnsi="Arial Narrow" w:cs="Arial Narrow"/>
                <w:b/>
                <w:i/>
                <w:sz w:val="16"/>
                <w:szCs w:val="16"/>
                <w:lang w:val="fr-FR"/>
              </w:rPr>
            </w:pPr>
            <w:r w:rsidRPr="002566FD">
              <w:rPr>
                <w:rFonts w:ascii="Arial Narrow" w:hAnsi="Arial Narrow"/>
                <w:bCs/>
                <w:i/>
                <w:sz w:val="16"/>
                <w:szCs w:val="16"/>
                <w:lang w:val="fr-FR"/>
              </w:rPr>
              <w:lastRenderedPageBreak/>
              <w:t>3= Souvent (plus de 10 fois)</w:t>
            </w:r>
          </w:p>
        </w:tc>
        <w:tc>
          <w:tcPr>
            <w:tcW w:w="550" w:type="pct"/>
            <w:vAlign w:val="center"/>
          </w:tcPr>
          <w:p w14:paraId="1A787926" w14:textId="77ED6B29" w:rsidR="00792158" w:rsidRPr="002566FD" w:rsidRDefault="00792158" w:rsidP="00A73CAB">
            <w:pPr>
              <w:rPr>
                <w:rFonts w:ascii="Arial Narrow" w:hAnsi="Arial Narrow"/>
                <w:color w:val="000000"/>
                <w:sz w:val="18"/>
                <w:szCs w:val="18"/>
                <w:lang w:val="fr-FR" w:eastAsia="fr-FR"/>
              </w:rPr>
            </w:pPr>
          </w:p>
        </w:tc>
      </w:tr>
      <w:tr w:rsidR="00792158" w:rsidRPr="002566FD" w14:paraId="30C25A06" w14:textId="77777777" w:rsidTr="00792158">
        <w:trPr>
          <w:cantSplit/>
        </w:trPr>
        <w:tc>
          <w:tcPr>
            <w:tcW w:w="309" w:type="pct"/>
            <w:vAlign w:val="center"/>
          </w:tcPr>
          <w:p w14:paraId="3153786B" w14:textId="77777777" w:rsidR="00792158" w:rsidRPr="002566FD" w:rsidRDefault="00792158" w:rsidP="00A73CAB">
            <w:pPr>
              <w:pStyle w:val="Grillemoyenne21"/>
              <w:rPr>
                <w:rFonts w:ascii="Arial Narrow" w:hAnsi="Arial Narrow"/>
                <w:b/>
                <w:sz w:val="16"/>
                <w:szCs w:val="16"/>
                <w:lang w:val="fr-FR"/>
              </w:rPr>
            </w:pPr>
          </w:p>
        </w:tc>
        <w:tc>
          <w:tcPr>
            <w:tcW w:w="3209" w:type="pct"/>
            <w:vAlign w:val="center"/>
          </w:tcPr>
          <w:p w14:paraId="6A3F6C3F" w14:textId="77777777" w:rsidR="00792158" w:rsidRPr="002566FD" w:rsidRDefault="00792158" w:rsidP="00A73CAB">
            <w:pPr>
              <w:spacing w:line="20" w:lineRule="atLeast"/>
              <w:rPr>
                <w:rFonts w:ascii="Arial Narrow" w:hAnsi="Arial Narrow"/>
                <w:b/>
                <w:bCs/>
                <w:sz w:val="18"/>
                <w:szCs w:val="18"/>
                <w:lang w:val="fr-FR"/>
              </w:rPr>
            </w:pPr>
          </w:p>
        </w:tc>
        <w:tc>
          <w:tcPr>
            <w:tcW w:w="932" w:type="pct"/>
            <w:vAlign w:val="center"/>
          </w:tcPr>
          <w:p w14:paraId="1E28A2C0" w14:textId="77777777" w:rsidR="00792158" w:rsidRPr="002566FD" w:rsidRDefault="00792158" w:rsidP="00A73CAB">
            <w:pPr>
              <w:spacing w:line="20" w:lineRule="atLeast"/>
              <w:rPr>
                <w:rFonts w:ascii="Arial Narrow" w:hAnsi="Arial Narrow"/>
                <w:bCs/>
                <w:i/>
                <w:sz w:val="16"/>
                <w:szCs w:val="16"/>
                <w:lang w:val="fr-FR"/>
              </w:rPr>
            </w:pPr>
          </w:p>
        </w:tc>
        <w:tc>
          <w:tcPr>
            <w:tcW w:w="550" w:type="pct"/>
            <w:vAlign w:val="center"/>
          </w:tcPr>
          <w:p w14:paraId="17F86EE1" w14:textId="77777777" w:rsidR="00792158" w:rsidRPr="002566FD" w:rsidRDefault="00792158" w:rsidP="00A73CAB">
            <w:pPr>
              <w:rPr>
                <w:rFonts w:ascii="Arial Narrow" w:hAnsi="Arial Narrow"/>
                <w:color w:val="000000"/>
                <w:sz w:val="18"/>
                <w:szCs w:val="18"/>
                <w:lang w:val="fr-FR" w:eastAsia="fr-FR"/>
              </w:rPr>
            </w:pPr>
          </w:p>
        </w:tc>
      </w:tr>
      <w:tr w:rsidR="00792158" w:rsidRPr="002566FD" w14:paraId="0B9627CB" w14:textId="77777777" w:rsidTr="00792158">
        <w:trPr>
          <w:cantSplit/>
        </w:trPr>
        <w:tc>
          <w:tcPr>
            <w:tcW w:w="309" w:type="pct"/>
            <w:vAlign w:val="center"/>
          </w:tcPr>
          <w:p w14:paraId="2B045912" w14:textId="77777777" w:rsidR="00792158" w:rsidRPr="002566FD" w:rsidRDefault="00792158" w:rsidP="00A73CAB">
            <w:pPr>
              <w:pStyle w:val="Grillemoyenne21"/>
              <w:rPr>
                <w:rFonts w:ascii="Arial Narrow" w:hAnsi="Arial Narrow"/>
                <w:b/>
                <w:sz w:val="16"/>
                <w:szCs w:val="16"/>
                <w:lang w:val="fr-FR"/>
              </w:rPr>
            </w:pPr>
            <w:r w:rsidRPr="002566FD">
              <w:rPr>
                <w:rFonts w:ascii="Arial Narrow" w:hAnsi="Arial Narrow"/>
                <w:b/>
                <w:sz w:val="16"/>
                <w:szCs w:val="16"/>
                <w:lang w:val="fr-FR"/>
              </w:rPr>
              <w:t>F10a</w:t>
            </w:r>
          </w:p>
        </w:tc>
        <w:tc>
          <w:tcPr>
            <w:tcW w:w="3209" w:type="pct"/>
            <w:vAlign w:val="center"/>
          </w:tcPr>
          <w:p w14:paraId="60D9C68D" w14:textId="77777777" w:rsidR="00792158" w:rsidRPr="002566FD" w:rsidRDefault="00792158" w:rsidP="00A73CAB">
            <w:pPr>
              <w:spacing w:line="20" w:lineRule="atLeast"/>
              <w:rPr>
                <w:rFonts w:ascii="Arial Narrow" w:hAnsi="Arial Narrow"/>
                <w:b/>
                <w:bCs/>
                <w:sz w:val="18"/>
                <w:szCs w:val="18"/>
                <w:lang w:val="fr-FR"/>
              </w:rPr>
            </w:pPr>
            <w:r w:rsidRPr="002566FD">
              <w:rPr>
                <w:rFonts w:ascii="Arial Narrow" w:hAnsi="Arial Narrow"/>
                <w:b/>
                <w:bCs/>
                <w:sz w:val="18"/>
                <w:szCs w:val="18"/>
                <w:lang w:val="fr-FR"/>
              </w:rPr>
              <w:t>Combien de repas, y compris le petit-déjeuner, ont été pris par jour dans le ménage au cours des 7 derniers jours par les enfants de moins de 5 ans ?</w:t>
            </w:r>
          </w:p>
        </w:tc>
        <w:tc>
          <w:tcPr>
            <w:tcW w:w="932" w:type="pct"/>
            <w:vAlign w:val="center"/>
          </w:tcPr>
          <w:p w14:paraId="1DA30636"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Nombre</w:t>
            </w:r>
          </w:p>
          <w:p w14:paraId="12320A2E" w14:textId="77777777" w:rsidR="00792158" w:rsidRPr="002566FD" w:rsidRDefault="00792158" w:rsidP="00A73CAB">
            <w:pPr>
              <w:spacing w:line="20" w:lineRule="atLeast"/>
              <w:rPr>
                <w:rFonts w:ascii="Arial Narrow" w:hAnsi="Arial Narrow"/>
                <w:bCs/>
                <w:i/>
                <w:sz w:val="16"/>
                <w:szCs w:val="16"/>
                <w:lang w:val="fr-FR"/>
              </w:rPr>
            </w:pPr>
          </w:p>
        </w:tc>
        <w:tc>
          <w:tcPr>
            <w:tcW w:w="550" w:type="pct"/>
            <w:vAlign w:val="center"/>
          </w:tcPr>
          <w:p w14:paraId="24BD41E8" w14:textId="77777777" w:rsidR="00792158" w:rsidRPr="002566FD" w:rsidRDefault="00792158" w:rsidP="00A73CAB">
            <w:pPr>
              <w:rPr>
                <w:rFonts w:ascii="Arial Narrow" w:hAnsi="Arial Narrow"/>
                <w:color w:val="000000"/>
                <w:sz w:val="18"/>
                <w:szCs w:val="18"/>
                <w:lang w:val="fr-FR" w:eastAsia="fr-FR"/>
              </w:rPr>
            </w:pPr>
          </w:p>
        </w:tc>
      </w:tr>
      <w:tr w:rsidR="00792158" w:rsidRPr="002566FD" w14:paraId="01E3C696" w14:textId="77777777" w:rsidTr="00792158">
        <w:trPr>
          <w:cantSplit/>
        </w:trPr>
        <w:tc>
          <w:tcPr>
            <w:tcW w:w="309" w:type="pct"/>
            <w:vAlign w:val="center"/>
          </w:tcPr>
          <w:p w14:paraId="1A81474D" w14:textId="77777777" w:rsidR="00792158" w:rsidRPr="002566FD" w:rsidRDefault="00792158" w:rsidP="00A73CAB">
            <w:pPr>
              <w:pStyle w:val="Grillemoyenne21"/>
              <w:rPr>
                <w:rFonts w:ascii="Arial Narrow" w:hAnsi="Arial Narrow"/>
                <w:b/>
                <w:sz w:val="16"/>
                <w:szCs w:val="16"/>
                <w:lang w:val="fr-FR"/>
              </w:rPr>
            </w:pPr>
            <w:r w:rsidRPr="002566FD">
              <w:rPr>
                <w:rFonts w:ascii="Arial Narrow" w:hAnsi="Arial Narrow"/>
                <w:b/>
                <w:sz w:val="16"/>
                <w:szCs w:val="16"/>
                <w:lang w:val="fr-FR"/>
              </w:rPr>
              <w:t>F10b</w:t>
            </w:r>
          </w:p>
        </w:tc>
        <w:tc>
          <w:tcPr>
            <w:tcW w:w="3209" w:type="pct"/>
            <w:vAlign w:val="center"/>
          </w:tcPr>
          <w:p w14:paraId="6C99236C" w14:textId="77777777" w:rsidR="00792158" w:rsidRPr="002566FD" w:rsidRDefault="00792158" w:rsidP="00A73CAB">
            <w:pPr>
              <w:spacing w:line="20" w:lineRule="atLeast"/>
              <w:rPr>
                <w:rFonts w:ascii="Arial Narrow" w:hAnsi="Arial Narrow"/>
                <w:b/>
                <w:bCs/>
                <w:sz w:val="18"/>
                <w:szCs w:val="18"/>
                <w:lang w:val="fr-FR"/>
              </w:rPr>
            </w:pPr>
            <w:r w:rsidRPr="002566FD">
              <w:rPr>
                <w:rFonts w:ascii="Arial Narrow" w:hAnsi="Arial Narrow"/>
                <w:b/>
                <w:bCs/>
                <w:sz w:val="18"/>
                <w:szCs w:val="18"/>
                <w:lang w:val="fr-FR"/>
              </w:rPr>
              <w:t>Combien de repas, y compris le petit-déjeuner, ont été pris par jour dans le ménage au cours des 7 derniers jours par les membres du ménage de plus de 5 ans ?</w:t>
            </w:r>
          </w:p>
        </w:tc>
        <w:tc>
          <w:tcPr>
            <w:tcW w:w="932" w:type="pct"/>
            <w:vAlign w:val="center"/>
          </w:tcPr>
          <w:p w14:paraId="49F0C6E4" w14:textId="77777777" w:rsidR="00792158" w:rsidRPr="002566FD" w:rsidRDefault="00792158" w:rsidP="00A73CAB">
            <w:pPr>
              <w:spacing w:line="20" w:lineRule="atLeast"/>
              <w:rPr>
                <w:rFonts w:ascii="Arial Narrow" w:hAnsi="Arial Narrow"/>
                <w:bCs/>
                <w:i/>
                <w:sz w:val="16"/>
                <w:szCs w:val="16"/>
                <w:lang w:val="fr-FR"/>
              </w:rPr>
            </w:pPr>
            <w:r w:rsidRPr="002566FD">
              <w:rPr>
                <w:rFonts w:ascii="Arial Narrow" w:hAnsi="Arial Narrow"/>
                <w:bCs/>
                <w:i/>
                <w:sz w:val="16"/>
                <w:szCs w:val="16"/>
                <w:lang w:val="fr-FR"/>
              </w:rPr>
              <w:t>Nombre</w:t>
            </w:r>
          </w:p>
        </w:tc>
        <w:tc>
          <w:tcPr>
            <w:tcW w:w="550" w:type="pct"/>
            <w:vAlign w:val="center"/>
          </w:tcPr>
          <w:p w14:paraId="350AFEF5" w14:textId="77777777" w:rsidR="00792158" w:rsidRPr="002566FD" w:rsidRDefault="00792158" w:rsidP="00A73CAB">
            <w:pPr>
              <w:rPr>
                <w:rFonts w:ascii="Arial Narrow" w:hAnsi="Arial Narrow"/>
                <w:color w:val="000000"/>
                <w:sz w:val="18"/>
                <w:szCs w:val="18"/>
                <w:lang w:val="fr-FR" w:eastAsia="fr-FR"/>
              </w:rPr>
            </w:pPr>
          </w:p>
        </w:tc>
      </w:tr>
      <w:bookmarkEnd w:id="117"/>
    </w:tbl>
    <w:p w14:paraId="45221D9C" w14:textId="4B3E0AF4" w:rsidR="00792158" w:rsidRPr="002566FD" w:rsidRDefault="00792158" w:rsidP="00792158">
      <w:pPr>
        <w:spacing w:line="312" w:lineRule="auto"/>
        <w:rPr>
          <w:sz w:val="18"/>
          <w:szCs w:val="18"/>
          <w:lang w:val="fr-FR"/>
        </w:rPr>
      </w:pPr>
    </w:p>
    <w:p w14:paraId="26371194" w14:textId="04A6DFCB" w:rsidR="00792158" w:rsidRPr="002566FD" w:rsidRDefault="00792158" w:rsidP="00792158">
      <w:pPr>
        <w:spacing w:line="312" w:lineRule="auto"/>
        <w:rPr>
          <w:sz w:val="18"/>
          <w:szCs w:val="18"/>
          <w:lang w:val="fr-FR"/>
        </w:rPr>
      </w:pPr>
    </w:p>
    <w:p w14:paraId="10E43136" w14:textId="1D409C84" w:rsidR="00792158" w:rsidRPr="002566FD" w:rsidRDefault="00792158" w:rsidP="00792158">
      <w:pPr>
        <w:spacing w:line="312" w:lineRule="auto"/>
        <w:rPr>
          <w:sz w:val="18"/>
          <w:szCs w:val="18"/>
          <w:lang w:val="fr-FR"/>
        </w:rPr>
      </w:pPr>
    </w:p>
    <w:p w14:paraId="52C13AC2" w14:textId="59F81744" w:rsidR="00792158" w:rsidRPr="002566FD" w:rsidRDefault="00792158" w:rsidP="00792158">
      <w:pPr>
        <w:spacing w:line="312" w:lineRule="auto"/>
        <w:rPr>
          <w:sz w:val="18"/>
          <w:szCs w:val="18"/>
          <w:lang w:val="fr-FR"/>
        </w:rPr>
      </w:pPr>
    </w:p>
    <w:p w14:paraId="1DA17009" w14:textId="5553C510" w:rsidR="00792158" w:rsidRPr="002566FD" w:rsidRDefault="00792158" w:rsidP="00792158">
      <w:pPr>
        <w:spacing w:line="312" w:lineRule="auto"/>
        <w:rPr>
          <w:sz w:val="18"/>
          <w:szCs w:val="18"/>
          <w:lang w:val="fr-FR"/>
        </w:rPr>
      </w:pPr>
    </w:p>
    <w:p w14:paraId="09BBCEB5" w14:textId="04F5ABB5" w:rsidR="00792158" w:rsidRPr="002566FD" w:rsidRDefault="00792158" w:rsidP="00792158">
      <w:pPr>
        <w:spacing w:line="312" w:lineRule="auto"/>
        <w:rPr>
          <w:sz w:val="18"/>
          <w:szCs w:val="18"/>
          <w:lang w:val="fr-FR"/>
        </w:rPr>
      </w:pPr>
    </w:p>
    <w:p w14:paraId="5FC8E9D6" w14:textId="39BFA197" w:rsidR="00792158" w:rsidRPr="002566FD" w:rsidRDefault="00792158" w:rsidP="00792158">
      <w:pPr>
        <w:spacing w:line="312" w:lineRule="auto"/>
        <w:rPr>
          <w:sz w:val="18"/>
          <w:szCs w:val="18"/>
          <w:lang w:val="fr-FR"/>
        </w:rPr>
      </w:pPr>
    </w:p>
    <w:p w14:paraId="07A6F873" w14:textId="2B95F80B" w:rsidR="00792158" w:rsidRPr="002566FD" w:rsidRDefault="00792158" w:rsidP="00792158">
      <w:pPr>
        <w:spacing w:line="312" w:lineRule="auto"/>
        <w:rPr>
          <w:sz w:val="18"/>
          <w:szCs w:val="18"/>
          <w:lang w:val="fr-FR"/>
        </w:rPr>
      </w:pPr>
    </w:p>
    <w:p w14:paraId="3359948A" w14:textId="0EA4441C" w:rsidR="00792158" w:rsidRPr="002566FD" w:rsidRDefault="00792158" w:rsidP="00792158">
      <w:pPr>
        <w:spacing w:line="312" w:lineRule="auto"/>
        <w:rPr>
          <w:sz w:val="18"/>
          <w:szCs w:val="18"/>
          <w:lang w:val="fr-FR"/>
        </w:rPr>
      </w:pPr>
    </w:p>
    <w:p w14:paraId="4ED58EB5" w14:textId="71D099DB" w:rsidR="00792158" w:rsidRPr="002566FD" w:rsidRDefault="00792158" w:rsidP="00792158">
      <w:pPr>
        <w:spacing w:line="312" w:lineRule="auto"/>
        <w:rPr>
          <w:sz w:val="18"/>
          <w:szCs w:val="18"/>
          <w:lang w:val="fr-FR"/>
        </w:rPr>
      </w:pPr>
    </w:p>
    <w:p w14:paraId="6AAB5A2C" w14:textId="4AAF2E50" w:rsidR="00792158" w:rsidRPr="002566FD" w:rsidRDefault="00792158" w:rsidP="00792158">
      <w:pPr>
        <w:spacing w:line="312" w:lineRule="auto"/>
        <w:rPr>
          <w:sz w:val="18"/>
          <w:szCs w:val="18"/>
          <w:lang w:val="fr-FR"/>
        </w:rPr>
      </w:pPr>
    </w:p>
    <w:p w14:paraId="3D909538" w14:textId="6EB95D3B" w:rsidR="00792158" w:rsidRPr="002566FD" w:rsidRDefault="00792158" w:rsidP="00792158">
      <w:pPr>
        <w:spacing w:line="312" w:lineRule="auto"/>
        <w:rPr>
          <w:sz w:val="18"/>
          <w:szCs w:val="18"/>
          <w:lang w:val="fr-FR"/>
        </w:rPr>
      </w:pPr>
    </w:p>
    <w:p w14:paraId="583AA31B" w14:textId="5C903A9E" w:rsidR="00792158" w:rsidRPr="002566FD" w:rsidRDefault="00792158" w:rsidP="00792158">
      <w:pPr>
        <w:spacing w:line="312" w:lineRule="auto"/>
        <w:rPr>
          <w:sz w:val="18"/>
          <w:szCs w:val="18"/>
          <w:lang w:val="fr-FR"/>
        </w:rPr>
      </w:pPr>
    </w:p>
    <w:p w14:paraId="2425AA40" w14:textId="54010D79" w:rsidR="00792158" w:rsidRPr="002566FD" w:rsidRDefault="00792158" w:rsidP="00792158">
      <w:pPr>
        <w:spacing w:line="312" w:lineRule="auto"/>
        <w:rPr>
          <w:sz w:val="18"/>
          <w:szCs w:val="18"/>
          <w:lang w:val="fr-FR"/>
        </w:rPr>
      </w:pPr>
    </w:p>
    <w:p w14:paraId="476ECBF3" w14:textId="0092FFD3" w:rsidR="00792158" w:rsidRPr="002566FD" w:rsidRDefault="00792158" w:rsidP="00792158">
      <w:pPr>
        <w:spacing w:line="312" w:lineRule="auto"/>
        <w:rPr>
          <w:sz w:val="18"/>
          <w:szCs w:val="18"/>
          <w:lang w:val="fr-FR"/>
        </w:rPr>
      </w:pPr>
    </w:p>
    <w:p w14:paraId="226CED43" w14:textId="47D6F23E" w:rsidR="00792158" w:rsidRPr="002566FD" w:rsidRDefault="00792158" w:rsidP="00792158">
      <w:pPr>
        <w:spacing w:line="312" w:lineRule="auto"/>
        <w:rPr>
          <w:sz w:val="18"/>
          <w:szCs w:val="18"/>
          <w:lang w:val="fr-FR"/>
        </w:rPr>
      </w:pPr>
    </w:p>
    <w:p w14:paraId="1C17FDC5" w14:textId="5F6F2410" w:rsidR="00792158" w:rsidRPr="002566FD" w:rsidRDefault="00792158" w:rsidP="00792158">
      <w:pPr>
        <w:spacing w:line="312" w:lineRule="auto"/>
        <w:rPr>
          <w:sz w:val="18"/>
          <w:szCs w:val="18"/>
          <w:lang w:val="fr-FR"/>
        </w:rPr>
      </w:pPr>
    </w:p>
    <w:p w14:paraId="45C76E2D" w14:textId="0EDA9190" w:rsidR="00792158" w:rsidRPr="002566FD" w:rsidRDefault="00792158" w:rsidP="00792158">
      <w:pPr>
        <w:spacing w:line="312" w:lineRule="auto"/>
        <w:rPr>
          <w:sz w:val="18"/>
          <w:szCs w:val="18"/>
          <w:lang w:val="fr-FR"/>
        </w:rPr>
      </w:pPr>
    </w:p>
    <w:p w14:paraId="720EF349" w14:textId="42983DA4" w:rsidR="00792158" w:rsidRPr="002566FD" w:rsidRDefault="00792158" w:rsidP="00792158">
      <w:pPr>
        <w:spacing w:line="312" w:lineRule="auto"/>
        <w:rPr>
          <w:sz w:val="18"/>
          <w:szCs w:val="18"/>
          <w:lang w:val="fr-FR"/>
        </w:rPr>
      </w:pPr>
    </w:p>
    <w:p w14:paraId="65819BCF" w14:textId="38434F3B" w:rsidR="00792158" w:rsidRPr="002566FD" w:rsidRDefault="00792158" w:rsidP="00792158">
      <w:pPr>
        <w:spacing w:line="312" w:lineRule="auto"/>
        <w:rPr>
          <w:sz w:val="18"/>
          <w:szCs w:val="18"/>
          <w:lang w:val="fr-FR"/>
        </w:rPr>
      </w:pPr>
    </w:p>
    <w:p w14:paraId="09436E04" w14:textId="7AE05249" w:rsidR="00792158" w:rsidRPr="002566FD" w:rsidRDefault="00792158" w:rsidP="00792158">
      <w:pPr>
        <w:spacing w:line="312" w:lineRule="auto"/>
        <w:rPr>
          <w:sz w:val="18"/>
          <w:szCs w:val="18"/>
          <w:lang w:val="fr-FR"/>
        </w:rPr>
      </w:pPr>
    </w:p>
    <w:p w14:paraId="0AC1BBA0" w14:textId="45479B67" w:rsidR="00792158" w:rsidRPr="002566FD" w:rsidRDefault="00792158" w:rsidP="00792158">
      <w:pPr>
        <w:spacing w:line="312" w:lineRule="auto"/>
        <w:rPr>
          <w:sz w:val="18"/>
          <w:szCs w:val="18"/>
          <w:lang w:val="fr-FR"/>
        </w:rPr>
      </w:pPr>
    </w:p>
    <w:p w14:paraId="672193AF" w14:textId="0E2B958A" w:rsidR="00792158" w:rsidRPr="002566FD" w:rsidRDefault="00792158" w:rsidP="00792158">
      <w:pPr>
        <w:spacing w:line="312" w:lineRule="auto"/>
        <w:rPr>
          <w:sz w:val="18"/>
          <w:szCs w:val="18"/>
          <w:lang w:val="fr-FR"/>
        </w:rPr>
      </w:pPr>
    </w:p>
    <w:p w14:paraId="3914975D" w14:textId="65FFA885" w:rsidR="00792158" w:rsidRPr="002566FD" w:rsidRDefault="00792158" w:rsidP="00792158">
      <w:pPr>
        <w:spacing w:line="312" w:lineRule="auto"/>
        <w:rPr>
          <w:sz w:val="18"/>
          <w:szCs w:val="18"/>
          <w:lang w:val="fr-FR"/>
        </w:rPr>
      </w:pPr>
    </w:p>
    <w:p w14:paraId="1BF0D913" w14:textId="01C470D1" w:rsidR="00792158" w:rsidRPr="002566FD" w:rsidRDefault="00792158" w:rsidP="00792158">
      <w:pPr>
        <w:spacing w:line="312" w:lineRule="auto"/>
        <w:rPr>
          <w:sz w:val="18"/>
          <w:szCs w:val="18"/>
          <w:lang w:val="fr-FR"/>
        </w:rPr>
      </w:pPr>
    </w:p>
    <w:p w14:paraId="6828BD44" w14:textId="7DF1D482" w:rsidR="00792158" w:rsidRPr="002566FD" w:rsidRDefault="00792158" w:rsidP="00792158">
      <w:pPr>
        <w:spacing w:line="312" w:lineRule="auto"/>
        <w:rPr>
          <w:sz w:val="18"/>
          <w:szCs w:val="18"/>
          <w:lang w:val="fr-FR"/>
        </w:rPr>
      </w:pPr>
    </w:p>
    <w:p w14:paraId="41728B45" w14:textId="62559C46" w:rsidR="00792158" w:rsidRPr="002566FD" w:rsidRDefault="00792158" w:rsidP="00792158">
      <w:pPr>
        <w:spacing w:line="312" w:lineRule="auto"/>
        <w:rPr>
          <w:sz w:val="18"/>
          <w:szCs w:val="18"/>
          <w:lang w:val="fr-FR"/>
        </w:rPr>
      </w:pPr>
    </w:p>
    <w:p w14:paraId="09590AD7" w14:textId="380192AD" w:rsidR="00792158" w:rsidRPr="002566FD" w:rsidRDefault="00792158" w:rsidP="00792158">
      <w:pPr>
        <w:spacing w:line="312" w:lineRule="auto"/>
        <w:rPr>
          <w:sz w:val="18"/>
          <w:szCs w:val="18"/>
          <w:lang w:val="fr-FR"/>
        </w:rPr>
      </w:pPr>
    </w:p>
    <w:p w14:paraId="2F64D602" w14:textId="4A72D86D" w:rsidR="00792158" w:rsidRPr="002566FD" w:rsidRDefault="00792158" w:rsidP="00792158">
      <w:pPr>
        <w:spacing w:line="312" w:lineRule="auto"/>
        <w:rPr>
          <w:sz w:val="18"/>
          <w:szCs w:val="18"/>
          <w:lang w:val="fr-FR"/>
        </w:rPr>
      </w:pPr>
    </w:p>
    <w:p w14:paraId="32E5B54D" w14:textId="31690D6F" w:rsidR="00792158" w:rsidRPr="002566FD" w:rsidRDefault="00792158" w:rsidP="00792158">
      <w:pPr>
        <w:spacing w:line="312" w:lineRule="auto"/>
        <w:rPr>
          <w:sz w:val="18"/>
          <w:szCs w:val="18"/>
          <w:lang w:val="fr-FR"/>
        </w:rPr>
      </w:pPr>
    </w:p>
    <w:p w14:paraId="26353996" w14:textId="62EEF64C" w:rsidR="00792158" w:rsidRPr="002566FD" w:rsidRDefault="00792158" w:rsidP="00792158">
      <w:pPr>
        <w:spacing w:line="312" w:lineRule="auto"/>
        <w:rPr>
          <w:sz w:val="18"/>
          <w:szCs w:val="18"/>
          <w:lang w:val="fr-FR"/>
        </w:rPr>
      </w:pPr>
    </w:p>
    <w:p w14:paraId="046BB467" w14:textId="32F49163" w:rsidR="00792158" w:rsidRPr="002566FD" w:rsidRDefault="00792158" w:rsidP="00792158">
      <w:pPr>
        <w:spacing w:line="312" w:lineRule="auto"/>
        <w:rPr>
          <w:sz w:val="18"/>
          <w:szCs w:val="18"/>
          <w:lang w:val="fr-FR"/>
        </w:rPr>
      </w:pPr>
    </w:p>
    <w:p w14:paraId="6B7A3EC1" w14:textId="4BC6705E" w:rsidR="00792158" w:rsidRPr="002566FD" w:rsidRDefault="00792158" w:rsidP="00792158">
      <w:pPr>
        <w:spacing w:line="312" w:lineRule="auto"/>
        <w:rPr>
          <w:sz w:val="18"/>
          <w:szCs w:val="18"/>
          <w:lang w:val="fr-FR"/>
        </w:rPr>
      </w:pPr>
    </w:p>
    <w:p w14:paraId="16D1A28A" w14:textId="03553A30" w:rsidR="00792158" w:rsidRPr="002566FD" w:rsidRDefault="00792158" w:rsidP="00792158">
      <w:pPr>
        <w:spacing w:line="312" w:lineRule="auto"/>
        <w:rPr>
          <w:sz w:val="18"/>
          <w:szCs w:val="18"/>
          <w:lang w:val="fr-FR"/>
        </w:rPr>
      </w:pPr>
    </w:p>
    <w:p w14:paraId="77A603CC" w14:textId="36ECAA70" w:rsidR="00792158" w:rsidRPr="002566FD" w:rsidRDefault="00792158" w:rsidP="00792158">
      <w:pPr>
        <w:spacing w:line="312" w:lineRule="auto"/>
        <w:rPr>
          <w:sz w:val="18"/>
          <w:szCs w:val="18"/>
          <w:lang w:val="fr-FR"/>
        </w:rPr>
      </w:pPr>
    </w:p>
    <w:p w14:paraId="305368E0" w14:textId="0AEB1938" w:rsidR="00792158" w:rsidRPr="002566FD" w:rsidRDefault="00792158" w:rsidP="00792158">
      <w:pPr>
        <w:spacing w:line="312" w:lineRule="auto"/>
        <w:rPr>
          <w:sz w:val="18"/>
          <w:szCs w:val="18"/>
          <w:lang w:val="fr-FR"/>
        </w:rPr>
      </w:pPr>
    </w:p>
    <w:p w14:paraId="136DD977" w14:textId="210B7419" w:rsidR="00792158" w:rsidRPr="002566FD" w:rsidRDefault="00792158" w:rsidP="00C67062">
      <w:pPr>
        <w:pStyle w:val="Heading2"/>
        <w:rPr>
          <w:lang w:val="fr-FR"/>
        </w:rPr>
      </w:pPr>
      <w:bookmarkStart w:id="118" w:name="_Toc527467201"/>
      <w:r w:rsidRPr="002566FD">
        <w:rPr>
          <w:lang w:val="fr-FR"/>
        </w:rPr>
        <w:lastRenderedPageBreak/>
        <w:t>Capital social – Confiance aux institutions locales</w:t>
      </w:r>
      <w:bookmarkEnd w:id="118"/>
    </w:p>
    <w:p w14:paraId="5DC288CE" w14:textId="474D8462" w:rsidR="00792158" w:rsidRPr="002566FD" w:rsidRDefault="00792158" w:rsidP="00792158">
      <w:pPr>
        <w:rPr>
          <w:rFonts w:cs="Arial"/>
          <w:i/>
          <w:iCs/>
          <w:sz w:val="18"/>
          <w:szCs w:val="18"/>
          <w:lang w:val="fr-FR"/>
        </w:rPr>
      </w:pPr>
      <w:r w:rsidRPr="002566FD">
        <w:rPr>
          <w:rFonts w:cs="Arial"/>
          <w:sz w:val="18"/>
          <w:szCs w:val="18"/>
          <w:lang w:val="fr-FR"/>
        </w:rPr>
        <w:t xml:space="preserve">Cette section vise à évaluer le niveau de confiance du répondant aux institutions locales et à certains groupes de la communauté. Les réponses sont sur l’échelle suivante : </w:t>
      </w:r>
      <w:r w:rsidRPr="002566FD">
        <w:rPr>
          <w:i/>
          <w:iCs/>
          <w:sz w:val="18"/>
          <w:szCs w:val="18"/>
          <w:lang w:val="fr-FR"/>
        </w:rPr>
        <w:t>Aucune confiance ; Peu de confiance ; Confiance moyenne ; Assez de confiance ; Confiance totale</w:t>
      </w:r>
    </w:p>
    <w:p w14:paraId="783C5982" w14:textId="77777777" w:rsidR="00792158" w:rsidRPr="002566FD" w:rsidRDefault="00792158" w:rsidP="00792158">
      <w:pPr>
        <w:rPr>
          <w:rFonts w:ascii="Arial Narrow" w:hAnsi="Arial Narrow" w:cs="Arial Narrow"/>
          <w:b/>
          <w:bCs/>
          <w:sz w:val="18"/>
          <w:szCs w:val="18"/>
          <w:lang w:val="fr-F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
        <w:gridCol w:w="2133"/>
        <w:gridCol w:w="1153"/>
        <w:gridCol w:w="1209"/>
        <w:gridCol w:w="1352"/>
        <w:gridCol w:w="1279"/>
        <w:gridCol w:w="1426"/>
      </w:tblGrid>
      <w:tr w:rsidR="00792158" w:rsidRPr="000B78B3" w14:paraId="220C9743" w14:textId="77777777" w:rsidTr="00792158">
        <w:trPr>
          <w:trHeight w:val="250"/>
        </w:trPr>
        <w:tc>
          <w:tcPr>
            <w:tcW w:w="5000" w:type="pct"/>
            <w:gridSpan w:val="7"/>
          </w:tcPr>
          <w:p w14:paraId="3E42C1AB" w14:textId="55A68E4F" w:rsidR="00792158" w:rsidRPr="002566FD" w:rsidRDefault="00792158" w:rsidP="00A73CAB">
            <w:pPr>
              <w:autoSpaceDE w:val="0"/>
              <w:autoSpaceDN w:val="0"/>
              <w:adjustRightInd w:val="0"/>
              <w:rPr>
                <w:rFonts w:ascii="Arial Narrow" w:hAnsi="Arial Narrow" w:cs="Arial"/>
                <w:color w:val="000000"/>
                <w:sz w:val="23"/>
                <w:szCs w:val="23"/>
                <w:lang w:val="fr-FR"/>
              </w:rPr>
            </w:pPr>
            <w:r w:rsidRPr="002566FD">
              <w:rPr>
                <w:rFonts w:ascii="Arial Narrow" w:hAnsi="Arial Narrow" w:cs="Arial"/>
                <w:color w:val="000000"/>
                <w:sz w:val="23"/>
                <w:szCs w:val="23"/>
                <w:lang w:val="fr-FR"/>
              </w:rPr>
              <w:t>Sur une échelle de 1 (pas du tout confiance) a 5 (confiance totale)</w:t>
            </w:r>
            <w:r w:rsidRPr="002566FD">
              <w:rPr>
                <w:rFonts w:ascii="Arial Narrow" w:hAnsi="Arial Narrow" w:cs="Arial"/>
                <w:b/>
                <w:bCs/>
                <w:color w:val="000000"/>
                <w:sz w:val="23"/>
                <w:szCs w:val="23"/>
                <w:lang w:val="fr-FR"/>
              </w:rPr>
              <w:t xml:space="preserve">: Quel niveau de confiance estimez-vous que vous avez pour les gens suivants. Pas Example, si nous voudrions vous transmettre de l’argent par leur bais, seriez-vous confiant que vous recevrez votre transfert ? </w:t>
            </w:r>
          </w:p>
        </w:tc>
      </w:tr>
      <w:tr w:rsidR="00792158" w:rsidRPr="002566FD" w14:paraId="2006A88B" w14:textId="77777777" w:rsidTr="00792158">
        <w:trPr>
          <w:trHeight w:val="260"/>
        </w:trPr>
        <w:tc>
          <w:tcPr>
            <w:tcW w:w="281" w:type="pct"/>
          </w:tcPr>
          <w:p w14:paraId="5813AC85" w14:textId="77777777" w:rsidR="00792158" w:rsidRPr="002566FD" w:rsidRDefault="00792158" w:rsidP="00A73CAB">
            <w:pPr>
              <w:autoSpaceDE w:val="0"/>
              <w:autoSpaceDN w:val="0"/>
              <w:adjustRightInd w:val="0"/>
              <w:rPr>
                <w:rFonts w:ascii="Arial Narrow" w:hAnsi="Arial Narrow" w:cs="Arial"/>
                <w:color w:val="000000"/>
                <w:sz w:val="18"/>
                <w:szCs w:val="18"/>
                <w:lang w:val="fr-FR"/>
              </w:rPr>
            </w:pPr>
            <w:r w:rsidRPr="002566FD">
              <w:rPr>
                <w:rFonts w:ascii="Arial Narrow" w:hAnsi="Arial Narrow" w:cs="Arial"/>
                <w:color w:val="000000"/>
                <w:sz w:val="18"/>
                <w:szCs w:val="18"/>
                <w:lang w:val="fr-FR"/>
              </w:rPr>
              <w:t>G1</w:t>
            </w:r>
          </w:p>
        </w:tc>
        <w:tc>
          <w:tcPr>
            <w:tcW w:w="1177" w:type="pct"/>
          </w:tcPr>
          <w:p w14:paraId="05CE5997" w14:textId="77777777"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Votre famille élargie</w:t>
            </w:r>
          </w:p>
        </w:tc>
        <w:tc>
          <w:tcPr>
            <w:tcW w:w="636" w:type="pct"/>
          </w:tcPr>
          <w:p w14:paraId="584F9F37" w14:textId="3AB289E8"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Aucune confiance  </w:t>
            </w:r>
          </w:p>
        </w:tc>
        <w:tc>
          <w:tcPr>
            <w:tcW w:w="667" w:type="pct"/>
          </w:tcPr>
          <w:p w14:paraId="019BE504" w14:textId="6E615242"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Peu de confiance  </w:t>
            </w:r>
          </w:p>
        </w:tc>
        <w:tc>
          <w:tcPr>
            <w:tcW w:w="746" w:type="pct"/>
          </w:tcPr>
          <w:p w14:paraId="54AD6A5F" w14:textId="269DAB09"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Confiance moyenne  </w:t>
            </w:r>
          </w:p>
        </w:tc>
        <w:tc>
          <w:tcPr>
            <w:tcW w:w="706" w:type="pct"/>
          </w:tcPr>
          <w:p w14:paraId="1BD6A6E4" w14:textId="09B731E5"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Assez de confiance  </w:t>
            </w:r>
          </w:p>
        </w:tc>
        <w:tc>
          <w:tcPr>
            <w:tcW w:w="786" w:type="pct"/>
          </w:tcPr>
          <w:p w14:paraId="14CD38BF" w14:textId="5401C574"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Confiance totale  </w:t>
            </w:r>
          </w:p>
        </w:tc>
      </w:tr>
      <w:tr w:rsidR="00792158" w:rsidRPr="002566FD" w14:paraId="68FBDDAD" w14:textId="77777777" w:rsidTr="00792158">
        <w:trPr>
          <w:trHeight w:val="98"/>
        </w:trPr>
        <w:tc>
          <w:tcPr>
            <w:tcW w:w="281" w:type="pct"/>
          </w:tcPr>
          <w:p w14:paraId="3A7C95F7" w14:textId="77777777" w:rsidR="00792158" w:rsidRPr="002566FD" w:rsidRDefault="00792158" w:rsidP="00A73CAB">
            <w:pPr>
              <w:autoSpaceDE w:val="0"/>
              <w:autoSpaceDN w:val="0"/>
              <w:adjustRightInd w:val="0"/>
              <w:rPr>
                <w:rFonts w:ascii="Arial Narrow" w:hAnsi="Arial Narrow" w:cs="Arial"/>
                <w:color w:val="000000"/>
                <w:sz w:val="18"/>
                <w:szCs w:val="18"/>
                <w:lang w:val="fr-FR"/>
              </w:rPr>
            </w:pPr>
            <w:r w:rsidRPr="002566FD">
              <w:rPr>
                <w:rFonts w:ascii="Arial Narrow" w:hAnsi="Arial Narrow" w:cs="Arial"/>
                <w:color w:val="000000"/>
                <w:sz w:val="18"/>
                <w:szCs w:val="18"/>
                <w:lang w:val="fr-FR"/>
              </w:rPr>
              <w:t>G2</w:t>
            </w:r>
          </w:p>
        </w:tc>
        <w:tc>
          <w:tcPr>
            <w:tcW w:w="1177" w:type="pct"/>
          </w:tcPr>
          <w:p w14:paraId="58920AC8" w14:textId="77777777"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Vos voisins immédiats </w:t>
            </w:r>
          </w:p>
        </w:tc>
        <w:tc>
          <w:tcPr>
            <w:tcW w:w="636" w:type="pct"/>
          </w:tcPr>
          <w:p w14:paraId="75B483A1" w14:textId="6300D3DF"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Aucune confiance  </w:t>
            </w:r>
          </w:p>
        </w:tc>
        <w:tc>
          <w:tcPr>
            <w:tcW w:w="667" w:type="pct"/>
          </w:tcPr>
          <w:p w14:paraId="292AA3B0" w14:textId="31CCFEF5"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Peu de confiance  </w:t>
            </w:r>
          </w:p>
        </w:tc>
        <w:tc>
          <w:tcPr>
            <w:tcW w:w="746" w:type="pct"/>
          </w:tcPr>
          <w:p w14:paraId="63D65580" w14:textId="205DDAE4"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Confiance moyenne  </w:t>
            </w:r>
          </w:p>
        </w:tc>
        <w:tc>
          <w:tcPr>
            <w:tcW w:w="706" w:type="pct"/>
          </w:tcPr>
          <w:p w14:paraId="309B030A" w14:textId="4BA32728"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Assez de confiance  </w:t>
            </w:r>
          </w:p>
        </w:tc>
        <w:tc>
          <w:tcPr>
            <w:tcW w:w="786" w:type="pct"/>
          </w:tcPr>
          <w:p w14:paraId="45D073EB" w14:textId="4D220A90"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Confiance totale  </w:t>
            </w:r>
          </w:p>
        </w:tc>
      </w:tr>
      <w:tr w:rsidR="00792158" w:rsidRPr="002566FD" w14:paraId="0EA303E1" w14:textId="77777777" w:rsidTr="00792158">
        <w:trPr>
          <w:trHeight w:val="314"/>
        </w:trPr>
        <w:tc>
          <w:tcPr>
            <w:tcW w:w="281" w:type="pct"/>
          </w:tcPr>
          <w:p w14:paraId="217437DA" w14:textId="77777777" w:rsidR="00792158" w:rsidRPr="002566FD" w:rsidRDefault="00792158" w:rsidP="00A73CAB">
            <w:pPr>
              <w:autoSpaceDE w:val="0"/>
              <w:autoSpaceDN w:val="0"/>
              <w:adjustRightInd w:val="0"/>
              <w:rPr>
                <w:rFonts w:ascii="Arial Narrow" w:hAnsi="Arial Narrow" w:cs="Arial"/>
                <w:b/>
                <w:bCs/>
                <w:color w:val="000000"/>
                <w:sz w:val="18"/>
                <w:szCs w:val="18"/>
                <w:lang w:val="fr-FR"/>
              </w:rPr>
            </w:pPr>
            <w:r w:rsidRPr="002566FD">
              <w:rPr>
                <w:rFonts w:ascii="Arial Narrow" w:hAnsi="Arial Narrow" w:cs="Arial"/>
                <w:b/>
                <w:bCs/>
                <w:color w:val="000000"/>
                <w:sz w:val="18"/>
                <w:szCs w:val="18"/>
                <w:lang w:val="fr-FR"/>
              </w:rPr>
              <w:t>G3</w:t>
            </w:r>
          </w:p>
        </w:tc>
        <w:tc>
          <w:tcPr>
            <w:tcW w:w="1177" w:type="pct"/>
          </w:tcPr>
          <w:p w14:paraId="028F5F4B" w14:textId="77777777"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Les membres de votre équipe d’entretien (si applicable)</w:t>
            </w:r>
          </w:p>
        </w:tc>
        <w:tc>
          <w:tcPr>
            <w:tcW w:w="636" w:type="pct"/>
          </w:tcPr>
          <w:p w14:paraId="51478375" w14:textId="2DFC18C5"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Aucune confiance  </w:t>
            </w:r>
          </w:p>
        </w:tc>
        <w:tc>
          <w:tcPr>
            <w:tcW w:w="667" w:type="pct"/>
          </w:tcPr>
          <w:p w14:paraId="3F8AF6B9" w14:textId="3B4F0AF8"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Peu de confiance  </w:t>
            </w:r>
          </w:p>
        </w:tc>
        <w:tc>
          <w:tcPr>
            <w:tcW w:w="746" w:type="pct"/>
          </w:tcPr>
          <w:p w14:paraId="5127F22B" w14:textId="626497EB"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Confiance moyenne  </w:t>
            </w:r>
          </w:p>
        </w:tc>
        <w:tc>
          <w:tcPr>
            <w:tcW w:w="706" w:type="pct"/>
          </w:tcPr>
          <w:p w14:paraId="04824918" w14:textId="48250BAE"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Assez de confiance  </w:t>
            </w:r>
          </w:p>
        </w:tc>
        <w:tc>
          <w:tcPr>
            <w:tcW w:w="786" w:type="pct"/>
          </w:tcPr>
          <w:p w14:paraId="153ADFA9" w14:textId="503DEEF9"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Confiance totale  </w:t>
            </w:r>
          </w:p>
        </w:tc>
      </w:tr>
      <w:tr w:rsidR="00792158" w:rsidRPr="002566FD" w14:paraId="056751D9" w14:textId="77777777" w:rsidTr="00792158">
        <w:trPr>
          <w:trHeight w:val="314"/>
        </w:trPr>
        <w:tc>
          <w:tcPr>
            <w:tcW w:w="281" w:type="pct"/>
          </w:tcPr>
          <w:p w14:paraId="1ED88C08" w14:textId="77777777" w:rsidR="00792158" w:rsidRPr="002566FD" w:rsidRDefault="00792158" w:rsidP="00A73CAB">
            <w:pPr>
              <w:autoSpaceDE w:val="0"/>
              <w:autoSpaceDN w:val="0"/>
              <w:adjustRightInd w:val="0"/>
              <w:rPr>
                <w:rFonts w:ascii="Arial Narrow" w:hAnsi="Arial Narrow" w:cs="Arial"/>
                <w:color w:val="000000"/>
                <w:sz w:val="18"/>
                <w:szCs w:val="18"/>
                <w:lang w:val="fr-FR"/>
              </w:rPr>
            </w:pPr>
            <w:r w:rsidRPr="002566FD">
              <w:rPr>
                <w:rFonts w:ascii="Arial Narrow" w:hAnsi="Arial Narrow" w:cs="Arial"/>
                <w:color w:val="000000"/>
                <w:sz w:val="18"/>
                <w:szCs w:val="18"/>
                <w:lang w:val="fr-FR"/>
              </w:rPr>
              <w:t>G4</w:t>
            </w:r>
          </w:p>
        </w:tc>
        <w:tc>
          <w:tcPr>
            <w:tcW w:w="1177" w:type="pct"/>
          </w:tcPr>
          <w:p w14:paraId="7480D8B5" w14:textId="77777777"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Les gens de votre village </w:t>
            </w:r>
          </w:p>
        </w:tc>
        <w:tc>
          <w:tcPr>
            <w:tcW w:w="636" w:type="pct"/>
          </w:tcPr>
          <w:p w14:paraId="0E0694BD" w14:textId="73059B59"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Aucune confiance  </w:t>
            </w:r>
          </w:p>
        </w:tc>
        <w:tc>
          <w:tcPr>
            <w:tcW w:w="667" w:type="pct"/>
          </w:tcPr>
          <w:p w14:paraId="2D84C93D" w14:textId="39259DD1"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Peu de confiance  </w:t>
            </w:r>
          </w:p>
        </w:tc>
        <w:tc>
          <w:tcPr>
            <w:tcW w:w="746" w:type="pct"/>
          </w:tcPr>
          <w:p w14:paraId="5A28F3F0" w14:textId="732437C2"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Confiance moyenne  </w:t>
            </w:r>
          </w:p>
        </w:tc>
        <w:tc>
          <w:tcPr>
            <w:tcW w:w="706" w:type="pct"/>
          </w:tcPr>
          <w:p w14:paraId="702322AA" w14:textId="4F7C0FB4"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Assez de confiance  </w:t>
            </w:r>
          </w:p>
        </w:tc>
        <w:tc>
          <w:tcPr>
            <w:tcW w:w="786" w:type="pct"/>
          </w:tcPr>
          <w:p w14:paraId="0EF5C3DB" w14:textId="65733A8A"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Confiance totale  </w:t>
            </w:r>
          </w:p>
        </w:tc>
      </w:tr>
      <w:tr w:rsidR="00792158" w:rsidRPr="002566FD" w14:paraId="0B06FD5D" w14:textId="77777777" w:rsidTr="00792158">
        <w:trPr>
          <w:trHeight w:val="97"/>
        </w:trPr>
        <w:tc>
          <w:tcPr>
            <w:tcW w:w="281" w:type="pct"/>
          </w:tcPr>
          <w:p w14:paraId="67BBA887" w14:textId="77777777" w:rsidR="00792158" w:rsidRPr="002566FD" w:rsidRDefault="00792158" w:rsidP="00A73CAB">
            <w:pPr>
              <w:autoSpaceDE w:val="0"/>
              <w:autoSpaceDN w:val="0"/>
              <w:adjustRightInd w:val="0"/>
              <w:rPr>
                <w:rFonts w:ascii="Arial Narrow" w:hAnsi="Arial Narrow" w:cs="Arial"/>
                <w:color w:val="000000"/>
                <w:sz w:val="18"/>
                <w:szCs w:val="18"/>
                <w:lang w:val="fr-FR"/>
              </w:rPr>
            </w:pPr>
            <w:r w:rsidRPr="002566FD">
              <w:rPr>
                <w:rFonts w:ascii="Arial Narrow" w:hAnsi="Arial Narrow" w:cs="Arial"/>
                <w:color w:val="000000"/>
                <w:sz w:val="18"/>
                <w:szCs w:val="18"/>
                <w:lang w:val="fr-FR"/>
              </w:rPr>
              <w:t>G5</w:t>
            </w:r>
          </w:p>
        </w:tc>
        <w:tc>
          <w:tcPr>
            <w:tcW w:w="1177" w:type="pct"/>
          </w:tcPr>
          <w:p w14:paraId="253D33D0" w14:textId="77777777"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Le chef de votre village </w:t>
            </w:r>
          </w:p>
        </w:tc>
        <w:tc>
          <w:tcPr>
            <w:tcW w:w="636" w:type="pct"/>
          </w:tcPr>
          <w:p w14:paraId="37F97433" w14:textId="1099AB49"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Aucune confiance  </w:t>
            </w:r>
          </w:p>
        </w:tc>
        <w:tc>
          <w:tcPr>
            <w:tcW w:w="667" w:type="pct"/>
          </w:tcPr>
          <w:p w14:paraId="77EBA6DC" w14:textId="724CB940"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Peu de confiance  </w:t>
            </w:r>
          </w:p>
        </w:tc>
        <w:tc>
          <w:tcPr>
            <w:tcW w:w="746" w:type="pct"/>
          </w:tcPr>
          <w:p w14:paraId="266D3A10" w14:textId="046BD320"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Confiance moyenne  </w:t>
            </w:r>
          </w:p>
        </w:tc>
        <w:tc>
          <w:tcPr>
            <w:tcW w:w="706" w:type="pct"/>
          </w:tcPr>
          <w:p w14:paraId="47594045" w14:textId="378F244E"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Assez de confiance  </w:t>
            </w:r>
          </w:p>
        </w:tc>
        <w:tc>
          <w:tcPr>
            <w:tcW w:w="786" w:type="pct"/>
          </w:tcPr>
          <w:p w14:paraId="46036358" w14:textId="0970883A"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Confiance totale  </w:t>
            </w:r>
          </w:p>
        </w:tc>
      </w:tr>
      <w:tr w:rsidR="00792158" w:rsidRPr="002566FD" w14:paraId="4BA852A5" w14:textId="77777777" w:rsidTr="00792158">
        <w:trPr>
          <w:trHeight w:val="97"/>
        </w:trPr>
        <w:tc>
          <w:tcPr>
            <w:tcW w:w="281" w:type="pct"/>
          </w:tcPr>
          <w:p w14:paraId="26329CD2" w14:textId="77777777" w:rsidR="00792158" w:rsidRPr="002566FD" w:rsidRDefault="00792158" w:rsidP="00A73CAB">
            <w:pPr>
              <w:autoSpaceDE w:val="0"/>
              <w:autoSpaceDN w:val="0"/>
              <w:adjustRightInd w:val="0"/>
              <w:rPr>
                <w:rFonts w:ascii="Arial Narrow" w:hAnsi="Arial Narrow" w:cs="Arial"/>
                <w:b/>
                <w:bCs/>
                <w:color w:val="000000"/>
                <w:sz w:val="18"/>
                <w:szCs w:val="18"/>
                <w:lang w:val="fr-FR"/>
              </w:rPr>
            </w:pPr>
            <w:r w:rsidRPr="002566FD">
              <w:rPr>
                <w:rFonts w:ascii="Arial Narrow" w:hAnsi="Arial Narrow" w:cs="Arial"/>
                <w:b/>
                <w:bCs/>
                <w:color w:val="000000"/>
                <w:sz w:val="18"/>
                <w:szCs w:val="18"/>
                <w:lang w:val="fr-FR"/>
              </w:rPr>
              <w:t>G6</w:t>
            </w:r>
          </w:p>
        </w:tc>
        <w:tc>
          <w:tcPr>
            <w:tcW w:w="1177" w:type="pct"/>
          </w:tcPr>
          <w:p w14:paraId="7EB6FB6D" w14:textId="77777777"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Les responsables de votre CGF</w:t>
            </w:r>
          </w:p>
        </w:tc>
        <w:tc>
          <w:tcPr>
            <w:tcW w:w="636" w:type="pct"/>
          </w:tcPr>
          <w:p w14:paraId="4CD88E51" w14:textId="3D26BBEA"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Aucune confiance  </w:t>
            </w:r>
          </w:p>
        </w:tc>
        <w:tc>
          <w:tcPr>
            <w:tcW w:w="667" w:type="pct"/>
          </w:tcPr>
          <w:p w14:paraId="2AD88DDF" w14:textId="1203C53F"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Peu de confiance  </w:t>
            </w:r>
          </w:p>
        </w:tc>
        <w:tc>
          <w:tcPr>
            <w:tcW w:w="746" w:type="pct"/>
          </w:tcPr>
          <w:p w14:paraId="50C772B0" w14:textId="35B2AF12"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Confiance moyenne  </w:t>
            </w:r>
          </w:p>
        </w:tc>
        <w:tc>
          <w:tcPr>
            <w:tcW w:w="706" w:type="pct"/>
          </w:tcPr>
          <w:p w14:paraId="0E879924" w14:textId="22F30D53"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Assez de confiance  </w:t>
            </w:r>
          </w:p>
        </w:tc>
        <w:tc>
          <w:tcPr>
            <w:tcW w:w="786" w:type="pct"/>
          </w:tcPr>
          <w:p w14:paraId="030AAD55" w14:textId="6152DD13"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Confiance totale  </w:t>
            </w:r>
          </w:p>
        </w:tc>
      </w:tr>
      <w:tr w:rsidR="00792158" w:rsidRPr="002566FD" w14:paraId="5B93B6D7" w14:textId="77777777" w:rsidTr="00792158">
        <w:trPr>
          <w:trHeight w:val="97"/>
        </w:trPr>
        <w:tc>
          <w:tcPr>
            <w:tcW w:w="281" w:type="pct"/>
          </w:tcPr>
          <w:p w14:paraId="137769B3" w14:textId="77777777" w:rsidR="00792158" w:rsidRPr="002566FD" w:rsidRDefault="00792158" w:rsidP="00A73CAB">
            <w:pPr>
              <w:autoSpaceDE w:val="0"/>
              <w:autoSpaceDN w:val="0"/>
              <w:adjustRightInd w:val="0"/>
              <w:rPr>
                <w:rFonts w:ascii="Arial Narrow" w:hAnsi="Arial Narrow" w:cs="Arial"/>
                <w:b/>
                <w:bCs/>
                <w:color w:val="000000"/>
                <w:sz w:val="18"/>
                <w:szCs w:val="18"/>
                <w:lang w:val="fr-FR"/>
              </w:rPr>
            </w:pPr>
            <w:r w:rsidRPr="002566FD">
              <w:rPr>
                <w:rFonts w:ascii="Arial Narrow" w:hAnsi="Arial Narrow" w:cs="Arial"/>
                <w:b/>
                <w:bCs/>
                <w:color w:val="000000"/>
                <w:sz w:val="18"/>
                <w:szCs w:val="18"/>
                <w:lang w:val="fr-FR"/>
              </w:rPr>
              <w:t>G7</w:t>
            </w:r>
          </w:p>
        </w:tc>
        <w:tc>
          <w:tcPr>
            <w:tcW w:w="1177" w:type="pct"/>
          </w:tcPr>
          <w:p w14:paraId="671EB5C4" w14:textId="77777777"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Les responsables du PIF</w:t>
            </w:r>
          </w:p>
        </w:tc>
        <w:tc>
          <w:tcPr>
            <w:tcW w:w="636" w:type="pct"/>
          </w:tcPr>
          <w:p w14:paraId="203013D2" w14:textId="77777777" w:rsidR="00792158" w:rsidRPr="002566FD" w:rsidRDefault="00792158" w:rsidP="00792158">
            <w:pPr>
              <w:autoSpaceDE w:val="0"/>
              <w:autoSpaceDN w:val="0"/>
              <w:adjustRightInd w:val="0"/>
              <w:jc w:val="left"/>
              <w:rPr>
                <w:rFonts w:ascii="Arial Narrow" w:hAnsi="Arial Narrow" w:cs="Arial"/>
                <w:color w:val="000000"/>
                <w:sz w:val="20"/>
                <w:szCs w:val="20"/>
                <w:lang w:val="fr-FR"/>
              </w:rPr>
            </w:pPr>
          </w:p>
        </w:tc>
        <w:tc>
          <w:tcPr>
            <w:tcW w:w="667" w:type="pct"/>
          </w:tcPr>
          <w:p w14:paraId="6F751D2D" w14:textId="77777777" w:rsidR="00792158" w:rsidRPr="002566FD" w:rsidRDefault="00792158" w:rsidP="00792158">
            <w:pPr>
              <w:autoSpaceDE w:val="0"/>
              <w:autoSpaceDN w:val="0"/>
              <w:adjustRightInd w:val="0"/>
              <w:jc w:val="left"/>
              <w:rPr>
                <w:rFonts w:ascii="Arial Narrow" w:hAnsi="Arial Narrow" w:cs="Arial"/>
                <w:color w:val="000000"/>
                <w:sz w:val="20"/>
                <w:szCs w:val="20"/>
                <w:lang w:val="fr-FR"/>
              </w:rPr>
            </w:pPr>
          </w:p>
        </w:tc>
        <w:tc>
          <w:tcPr>
            <w:tcW w:w="746" w:type="pct"/>
          </w:tcPr>
          <w:p w14:paraId="7AED48E5" w14:textId="77777777" w:rsidR="00792158" w:rsidRPr="002566FD" w:rsidRDefault="00792158" w:rsidP="00792158">
            <w:pPr>
              <w:autoSpaceDE w:val="0"/>
              <w:autoSpaceDN w:val="0"/>
              <w:adjustRightInd w:val="0"/>
              <w:jc w:val="left"/>
              <w:rPr>
                <w:rFonts w:ascii="Arial Narrow" w:hAnsi="Arial Narrow" w:cs="Arial"/>
                <w:color w:val="000000"/>
                <w:sz w:val="20"/>
                <w:szCs w:val="20"/>
                <w:lang w:val="fr-FR"/>
              </w:rPr>
            </w:pPr>
          </w:p>
        </w:tc>
        <w:tc>
          <w:tcPr>
            <w:tcW w:w="706" w:type="pct"/>
          </w:tcPr>
          <w:p w14:paraId="7C127BA3" w14:textId="77777777" w:rsidR="00792158" w:rsidRPr="002566FD" w:rsidRDefault="00792158" w:rsidP="00792158">
            <w:pPr>
              <w:autoSpaceDE w:val="0"/>
              <w:autoSpaceDN w:val="0"/>
              <w:adjustRightInd w:val="0"/>
              <w:jc w:val="left"/>
              <w:rPr>
                <w:rFonts w:ascii="Arial Narrow" w:hAnsi="Arial Narrow" w:cs="Arial"/>
                <w:color w:val="000000"/>
                <w:sz w:val="20"/>
                <w:szCs w:val="20"/>
                <w:lang w:val="fr-FR"/>
              </w:rPr>
            </w:pPr>
          </w:p>
        </w:tc>
        <w:tc>
          <w:tcPr>
            <w:tcW w:w="786" w:type="pct"/>
          </w:tcPr>
          <w:p w14:paraId="6C1E258E" w14:textId="77777777" w:rsidR="00792158" w:rsidRPr="002566FD" w:rsidRDefault="00792158" w:rsidP="00792158">
            <w:pPr>
              <w:autoSpaceDE w:val="0"/>
              <w:autoSpaceDN w:val="0"/>
              <w:adjustRightInd w:val="0"/>
              <w:jc w:val="left"/>
              <w:rPr>
                <w:rFonts w:ascii="Arial Narrow" w:hAnsi="Arial Narrow" w:cs="Arial"/>
                <w:color w:val="000000"/>
                <w:sz w:val="20"/>
                <w:szCs w:val="20"/>
                <w:lang w:val="fr-FR"/>
              </w:rPr>
            </w:pPr>
          </w:p>
        </w:tc>
      </w:tr>
      <w:tr w:rsidR="00792158" w:rsidRPr="002566FD" w14:paraId="2FB6C1A5" w14:textId="77777777" w:rsidTr="00792158">
        <w:trPr>
          <w:trHeight w:val="98"/>
        </w:trPr>
        <w:tc>
          <w:tcPr>
            <w:tcW w:w="281" w:type="pct"/>
          </w:tcPr>
          <w:p w14:paraId="4CDA327E" w14:textId="77777777" w:rsidR="00792158" w:rsidRPr="002566FD" w:rsidRDefault="00792158" w:rsidP="00A73CAB">
            <w:pPr>
              <w:autoSpaceDE w:val="0"/>
              <w:autoSpaceDN w:val="0"/>
              <w:adjustRightInd w:val="0"/>
              <w:rPr>
                <w:rFonts w:ascii="Arial Narrow" w:hAnsi="Arial Narrow" w:cs="Arial"/>
                <w:color w:val="000000"/>
                <w:sz w:val="18"/>
                <w:szCs w:val="18"/>
                <w:lang w:val="fr-FR"/>
              </w:rPr>
            </w:pPr>
            <w:r w:rsidRPr="002566FD">
              <w:rPr>
                <w:rFonts w:ascii="Arial Narrow" w:hAnsi="Arial Narrow" w:cs="Arial"/>
                <w:color w:val="000000"/>
                <w:sz w:val="18"/>
                <w:szCs w:val="18"/>
                <w:lang w:val="fr-FR"/>
              </w:rPr>
              <w:t>G8</w:t>
            </w:r>
          </w:p>
        </w:tc>
        <w:tc>
          <w:tcPr>
            <w:tcW w:w="1177" w:type="pct"/>
          </w:tcPr>
          <w:p w14:paraId="69CFE430" w14:textId="77777777"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Le gouvernement </w:t>
            </w:r>
          </w:p>
        </w:tc>
        <w:tc>
          <w:tcPr>
            <w:tcW w:w="636" w:type="pct"/>
          </w:tcPr>
          <w:p w14:paraId="6771EC29" w14:textId="42F81D62"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Aucune confiance  </w:t>
            </w:r>
          </w:p>
        </w:tc>
        <w:tc>
          <w:tcPr>
            <w:tcW w:w="667" w:type="pct"/>
          </w:tcPr>
          <w:p w14:paraId="187DE239" w14:textId="438C1FA1"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Peu de confiance  </w:t>
            </w:r>
          </w:p>
        </w:tc>
        <w:tc>
          <w:tcPr>
            <w:tcW w:w="746" w:type="pct"/>
          </w:tcPr>
          <w:p w14:paraId="305C6BD1" w14:textId="71A633F5"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Confiance moyenne  </w:t>
            </w:r>
          </w:p>
        </w:tc>
        <w:tc>
          <w:tcPr>
            <w:tcW w:w="706" w:type="pct"/>
          </w:tcPr>
          <w:p w14:paraId="64A0F2DC" w14:textId="1024415B"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Assez de confiance  </w:t>
            </w:r>
          </w:p>
        </w:tc>
        <w:tc>
          <w:tcPr>
            <w:tcW w:w="786" w:type="pct"/>
          </w:tcPr>
          <w:p w14:paraId="0D91DC22" w14:textId="59EC0391"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Confiance totale  </w:t>
            </w:r>
          </w:p>
        </w:tc>
      </w:tr>
      <w:tr w:rsidR="00792158" w:rsidRPr="002566FD" w14:paraId="2DEDAFA3" w14:textId="77777777" w:rsidTr="00792158">
        <w:trPr>
          <w:trHeight w:val="98"/>
        </w:trPr>
        <w:tc>
          <w:tcPr>
            <w:tcW w:w="281" w:type="pct"/>
          </w:tcPr>
          <w:p w14:paraId="112FA0C0" w14:textId="77777777" w:rsidR="00792158" w:rsidRPr="002566FD" w:rsidRDefault="00792158" w:rsidP="00A73CAB">
            <w:pPr>
              <w:autoSpaceDE w:val="0"/>
              <w:autoSpaceDN w:val="0"/>
              <w:adjustRightInd w:val="0"/>
              <w:rPr>
                <w:rFonts w:ascii="Arial Narrow" w:hAnsi="Arial Narrow" w:cs="Arial"/>
                <w:color w:val="000000"/>
                <w:sz w:val="18"/>
                <w:szCs w:val="18"/>
                <w:lang w:val="fr-FR"/>
              </w:rPr>
            </w:pPr>
            <w:r w:rsidRPr="002566FD">
              <w:rPr>
                <w:rFonts w:ascii="Arial Narrow" w:hAnsi="Arial Narrow" w:cs="Arial"/>
                <w:color w:val="000000"/>
                <w:sz w:val="18"/>
                <w:szCs w:val="18"/>
                <w:lang w:val="fr-FR"/>
              </w:rPr>
              <w:t>G9</w:t>
            </w:r>
          </w:p>
        </w:tc>
        <w:tc>
          <w:tcPr>
            <w:tcW w:w="1177" w:type="pct"/>
          </w:tcPr>
          <w:p w14:paraId="6B369600" w14:textId="77777777"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Les étrangers</w:t>
            </w:r>
          </w:p>
        </w:tc>
        <w:tc>
          <w:tcPr>
            <w:tcW w:w="636" w:type="pct"/>
          </w:tcPr>
          <w:p w14:paraId="28257D4E" w14:textId="4E51C4C4"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Aucune confiance  </w:t>
            </w:r>
          </w:p>
        </w:tc>
        <w:tc>
          <w:tcPr>
            <w:tcW w:w="667" w:type="pct"/>
          </w:tcPr>
          <w:p w14:paraId="4144E431" w14:textId="31F66D0B"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Peu de confiance  </w:t>
            </w:r>
          </w:p>
        </w:tc>
        <w:tc>
          <w:tcPr>
            <w:tcW w:w="746" w:type="pct"/>
          </w:tcPr>
          <w:p w14:paraId="0AF2F0E3" w14:textId="55C210AB"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Confiance moyenne  </w:t>
            </w:r>
          </w:p>
        </w:tc>
        <w:tc>
          <w:tcPr>
            <w:tcW w:w="706" w:type="pct"/>
          </w:tcPr>
          <w:p w14:paraId="250FFA13" w14:textId="11064984"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Assez de confiance  </w:t>
            </w:r>
          </w:p>
        </w:tc>
        <w:tc>
          <w:tcPr>
            <w:tcW w:w="786" w:type="pct"/>
          </w:tcPr>
          <w:p w14:paraId="70F97AEC" w14:textId="393EF4D1" w:rsidR="00792158" w:rsidRPr="002566FD" w:rsidRDefault="00792158" w:rsidP="00792158">
            <w:pPr>
              <w:autoSpaceDE w:val="0"/>
              <w:autoSpaceDN w:val="0"/>
              <w:adjustRightInd w:val="0"/>
              <w:jc w:val="left"/>
              <w:rPr>
                <w:rFonts w:ascii="Arial Narrow" w:hAnsi="Arial Narrow" w:cs="Arial"/>
                <w:color w:val="000000"/>
                <w:sz w:val="20"/>
                <w:szCs w:val="20"/>
                <w:lang w:val="fr-FR"/>
              </w:rPr>
            </w:pPr>
            <w:r w:rsidRPr="002566FD">
              <w:rPr>
                <w:rFonts w:ascii="Arial Narrow" w:hAnsi="Arial Narrow" w:cs="Arial"/>
                <w:color w:val="000000"/>
                <w:sz w:val="20"/>
                <w:szCs w:val="20"/>
                <w:lang w:val="fr-FR"/>
              </w:rPr>
              <w:t xml:space="preserve">Confiance totale  </w:t>
            </w:r>
          </w:p>
        </w:tc>
      </w:tr>
    </w:tbl>
    <w:p w14:paraId="78332386" w14:textId="5CE6D5FF" w:rsidR="00792158" w:rsidRPr="002566FD" w:rsidRDefault="00792158" w:rsidP="00792158">
      <w:pPr>
        <w:spacing w:line="312" w:lineRule="auto"/>
        <w:rPr>
          <w:sz w:val="18"/>
          <w:szCs w:val="18"/>
          <w:lang w:val="fr-FR"/>
        </w:rPr>
      </w:pPr>
    </w:p>
    <w:p w14:paraId="780CCDC1" w14:textId="77777777" w:rsidR="00792158" w:rsidRPr="002566FD" w:rsidRDefault="00792158" w:rsidP="00792158">
      <w:pPr>
        <w:spacing w:line="312" w:lineRule="auto"/>
        <w:rPr>
          <w:sz w:val="18"/>
          <w:szCs w:val="18"/>
          <w:lang w:val="fr-FR"/>
        </w:rPr>
      </w:pPr>
    </w:p>
    <w:p w14:paraId="5C261622" w14:textId="77777777" w:rsidR="00792158" w:rsidRPr="002566FD" w:rsidRDefault="00792158" w:rsidP="00792158">
      <w:pPr>
        <w:spacing w:line="312" w:lineRule="auto"/>
        <w:rPr>
          <w:sz w:val="18"/>
          <w:szCs w:val="18"/>
          <w:lang w:val="fr-FR"/>
        </w:rPr>
      </w:pPr>
    </w:p>
    <w:p w14:paraId="018CC138" w14:textId="77777777" w:rsidR="00792158" w:rsidRPr="002566FD" w:rsidRDefault="00792158" w:rsidP="00792158">
      <w:pPr>
        <w:spacing w:line="312" w:lineRule="auto"/>
        <w:rPr>
          <w:sz w:val="18"/>
          <w:szCs w:val="18"/>
          <w:lang w:val="fr-FR"/>
        </w:rPr>
      </w:pPr>
    </w:p>
    <w:p w14:paraId="35BE7CC3" w14:textId="77777777" w:rsidR="00792158" w:rsidRPr="002566FD" w:rsidRDefault="00792158" w:rsidP="00792158">
      <w:pPr>
        <w:spacing w:line="312" w:lineRule="auto"/>
        <w:rPr>
          <w:sz w:val="18"/>
          <w:szCs w:val="18"/>
          <w:lang w:val="fr-FR"/>
        </w:rPr>
      </w:pPr>
    </w:p>
    <w:p w14:paraId="10383AC9" w14:textId="77777777" w:rsidR="00792158" w:rsidRPr="002566FD" w:rsidRDefault="00792158" w:rsidP="00792158">
      <w:pPr>
        <w:spacing w:line="312" w:lineRule="auto"/>
        <w:rPr>
          <w:sz w:val="18"/>
          <w:szCs w:val="18"/>
          <w:lang w:val="fr-FR"/>
        </w:rPr>
      </w:pPr>
    </w:p>
    <w:p w14:paraId="58EBB827" w14:textId="77777777" w:rsidR="00792158" w:rsidRPr="002566FD" w:rsidRDefault="00792158" w:rsidP="00792158">
      <w:pPr>
        <w:spacing w:line="312" w:lineRule="auto"/>
        <w:rPr>
          <w:sz w:val="18"/>
          <w:szCs w:val="18"/>
          <w:lang w:val="fr-FR"/>
        </w:rPr>
      </w:pPr>
    </w:p>
    <w:p w14:paraId="5A87D9DC" w14:textId="77777777" w:rsidR="00792158" w:rsidRPr="002566FD" w:rsidRDefault="00792158" w:rsidP="00792158">
      <w:pPr>
        <w:spacing w:line="312" w:lineRule="auto"/>
        <w:rPr>
          <w:sz w:val="18"/>
          <w:szCs w:val="18"/>
          <w:lang w:val="fr-FR"/>
        </w:rPr>
      </w:pPr>
    </w:p>
    <w:p w14:paraId="0E90DA11" w14:textId="77777777" w:rsidR="00792158" w:rsidRPr="002566FD" w:rsidRDefault="00792158" w:rsidP="00792158">
      <w:pPr>
        <w:spacing w:line="312" w:lineRule="auto"/>
        <w:rPr>
          <w:sz w:val="18"/>
          <w:szCs w:val="18"/>
          <w:lang w:val="fr-FR"/>
        </w:rPr>
      </w:pPr>
    </w:p>
    <w:p w14:paraId="3B4F12FA" w14:textId="77777777" w:rsidR="00792158" w:rsidRPr="002566FD" w:rsidRDefault="00792158" w:rsidP="00792158">
      <w:pPr>
        <w:spacing w:line="312" w:lineRule="auto"/>
        <w:rPr>
          <w:sz w:val="18"/>
          <w:szCs w:val="18"/>
          <w:lang w:val="fr-FR"/>
        </w:rPr>
      </w:pPr>
    </w:p>
    <w:p w14:paraId="522568A7" w14:textId="77777777" w:rsidR="00792158" w:rsidRPr="002566FD" w:rsidRDefault="00792158" w:rsidP="00792158">
      <w:pPr>
        <w:spacing w:line="312" w:lineRule="auto"/>
        <w:rPr>
          <w:sz w:val="18"/>
          <w:szCs w:val="18"/>
          <w:lang w:val="fr-FR"/>
        </w:rPr>
      </w:pPr>
    </w:p>
    <w:p w14:paraId="4FB8ED53" w14:textId="77777777" w:rsidR="00792158" w:rsidRPr="002566FD" w:rsidRDefault="00792158" w:rsidP="00792158">
      <w:pPr>
        <w:spacing w:line="312" w:lineRule="auto"/>
        <w:rPr>
          <w:sz w:val="18"/>
          <w:szCs w:val="18"/>
          <w:lang w:val="fr-FR"/>
        </w:rPr>
      </w:pPr>
    </w:p>
    <w:p w14:paraId="27100293" w14:textId="77777777" w:rsidR="00792158" w:rsidRPr="002566FD" w:rsidRDefault="00792158" w:rsidP="00792158">
      <w:pPr>
        <w:spacing w:line="312" w:lineRule="auto"/>
        <w:rPr>
          <w:sz w:val="18"/>
          <w:szCs w:val="18"/>
          <w:lang w:val="fr-FR"/>
        </w:rPr>
      </w:pPr>
    </w:p>
    <w:p w14:paraId="1BDAD1BD" w14:textId="77777777" w:rsidR="00792158" w:rsidRPr="002566FD" w:rsidRDefault="00792158" w:rsidP="00792158">
      <w:pPr>
        <w:spacing w:line="312" w:lineRule="auto"/>
        <w:rPr>
          <w:sz w:val="18"/>
          <w:szCs w:val="18"/>
          <w:lang w:val="fr-FR"/>
        </w:rPr>
      </w:pPr>
    </w:p>
    <w:p w14:paraId="69F85762" w14:textId="77777777" w:rsidR="00792158" w:rsidRPr="002566FD" w:rsidRDefault="00792158" w:rsidP="00792158">
      <w:pPr>
        <w:spacing w:line="312" w:lineRule="auto"/>
        <w:rPr>
          <w:sz w:val="18"/>
          <w:szCs w:val="18"/>
          <w:lang w:val="fr-FR"/>
        </w:rPr>
      </w:pPr>
    </w:p>
    <w:p w14:paraId="055A534A" w14:textId="5DCFC87C" w:rsidR="00792158" w:rsidRPr="002566FD" w:rsidRDefault="00792158" w:rsidP="00792158">
      <w:pPr>
        <w:spacing w:line="312" w:lineRule="auto"/>
        <w:rPr>
          <w:sz w:val="18"/>
          <w:szCs w:val="18"/>
          <w:lang w:val="fr-FR"/>
        </w:rPr>
      </w:pPr>
    </w:p>
    <w:p w14:paraId="24145C58" w14:textId="77777777" w:rsidR="003F695C" w:rsidRPr="002566FD" w:rsidRDefault="003F695C" w:rsidP="00C67062">
      <w:pPr>
        <w:pStyle w:val="Heading2"/>
        <w:rPr>
          <w:rFonts w:eastAsia="Calibri"/>
          <w:lang w:val="fr-FR" w:eastAsia="en-US"/>
        </w:rPr>
      </w:pPr>
      <w:bookmarkStart w:id="119" w:name="_Toc527467202"/>
      <w:r w:rsidRPr="002566FD">
        <w:rPr>
          <w:rFonts w:eastAsia="Calibri"/>
          <w:lang w:val="fr-FR" w:eastAsia="en-US"/>
        </w:rPr>
        <w:lastRenderedPageBreak/>
        <w:t>Perception de la valeur environnementale et préférences</w:t>
      </w:r>
      <w:bookmarkEnd w:id="119"/>
    </w:p>
    <w:p w14:paraId="3C2758E3" w14:textId="77777777" w:rsidR="003F695C" w:rsidRPr="002566FD" w:rsidRDefault="003F695C" w:rsidP="003F695C">
      <w:pPr>
        <w:spacing w:after="0"/>
        <w:jc w:val="left"/>
        <w:rPr>
          <w:rFonts w:eastAsia="Calibri" w:cs="Arial"/>
          <w:sz w:val="18"/>
          <w:szCs w:val="18"/>
          <w:lang w:val="fr-FR" w:eastAsia="en-US"/>
        </w:rPr>
      </w:pPr>
    </w:p>
    <w:p w14:paraId="4C89C9CA" w14:textId="2AB6C161" w:rsidR="003F695C" w:rsidRPr="002566FD" w:rsidRDefault="003F695C" w:rsidP="003F695C">
      <w:pPr>
        <w:spacing w:after="0"/>
        <w:jc w:val="left"/>
        <w:rPr>
          <w:rFonts w:eastAsia="Calibri" w:cs="Arial"/>
          <w:sz w:val="18"/>
          <w:szCs w:val="18"/>
          <w:lang w:val="fr-FR" w:eastAsia="en-US"/>
        </w:rPr>
      </w:pPr>
      <w:r w:rsidRPr="002566FD">
        <w:rPr>
          <w:rFonts w:eastAsia="Calibri" w:cs="Arial"/>
          <w:sz w:val="18"/>
          <w:szCs w:val="18"/>
          <w:lang w:val="fr-FR" w:eastAsia="en-US"/>
        </w:rPr>
        <w:t>Pour chacune des affirmations suivantes, le répondant doit indiquer à quel point vous êtes d’accord</w:t>
      </w:r>
    </w:p>
    <w:p w14:paraId="5D0F359B" w14:textId="77777777" w:rsidR="003F695C" w:rsidRPr="002566FD" w:rsidRDefault="003F695C" w:rsidP="003F695C">
      <w:pPr>
        <w:spacing w:after="0"/>
        <w:jc w:val="left"/>
        <w:rPr>
          <w:rFonts w:eastAsia="Calibri" w:cs="Arial"/>
          <w:sz w:val="18"/>
          <w:szCs w:val="18"/>
          <w:lang w:val="fr-FR" w:eastAsia="en-US"/>
        </w:rPr>
      </w:pPr>
    </w:p>
    <w:tbl>
      <w:tblPr>
        <w:tblStyle w:val="TableGrid6"/>
        <w:tblW w:w="5000" w:type="pct"/>
        <w:tblLook w:val="04A0" w:firstRow="1" w:lastRow="0" w:firstColumn="1" w:lastColumn="0" w:noHBand="0" w:noVBand="1"/>
      </w:tblPr>
      <w:tblGrid>
        <w:gridCol w:w="471"/>
        <w:gridCol w:w="5520"/>
        <w:gridCol w:w="3070"/>
      </w:tblGrid>
      <w:tr w:rsidR="003F695C" w:rsidRPr="002566FD" w14:paraId="23CA124C" w14:textId="77777777" w:rsidTr="00A73CAB">
        <w:tc>
          <w:tcPr>
            <w:tcW w:w="260" w:type="pct"/>
          </w:tcPr>
          <w:p w14:paraId="2B885260" w14:textId="4025816D" w:rsidR="003F695C" w:rsidRPr="002566FD" w:rsidRDefault="003F695C" w:rsidP="003F695C">
            <w:pPr>
              <w:spacing w:after="0"/>
              <w:contextualSpacing/>
              <w:jc w:val="left"/>
              <w:rPr>
                <w:sz w:val="18"/>
                <w:szCs w:val="18"/>
                <w:lang w:val="fr-FR" w:eastAsia="fr-FR"/>
              </w:rPr>
            </w:pPr>
          </w:p>
        </w:tc>
        <w:tc>
          <w:tcPr>
            <w:tcW w:w="3046" w:type="pct"/>
          </w:tcPr>
          <w:p w14:paraId="27CD0943" w14:textId="77777777" w:rsidR="003F695C" w:rsidRPr="002566FD" w:rsidRDefault="003F695C" w:rsidP="003F695C">
            <w:pPr>
              <w:spacing w:after="0"/>
              <w:jc w:val="left"/>
              <w:rPr>
                <w:sz w:val="18"/>
                <w:szCs w:val="18"/>
                <w:lang w:val="fr-FR" w:eastAsia="en-US"/>
              </w:rPr>
            </w:pPr>
            <w:r w:rsidRPr="002566FD">
              <w:rPr>
                <w:sz w:val="18"/>
                <w:szCs w:val="18"/>
                <w:lang w:val="fr-FR" w:eastAsia="en-US"/>
              </w:rPr>
              <w:t>La pression de ma communauté sur la forêt est beaucoup plus forte que la capacité de la forêt.</w:t>
            </w:r>
          </w:p>
          <w:p w14:paraId="7FE927C0" w14:textId="77777777" w:rsidR="003F695C" w:rsidRPr="002566FD" w:rsidRDefault="003F695C" w:rsidP="003F695C">
            <w:pPr>
              <w:spacing w:after="0"/>
              <w:jc w:val="left"/>
              <w:rPr>
                <w:sz w:val="18"/>
                <w:szCs w:val="18"/>
                <w:lang w:val="fr-FR" w:eastAsia="en-US"/>
              </w:rPr>
            </w:pPr>
          </w:p>
          <w:p w14:paraId="2EA6FDD7" w14:textId="77777777" w:rsidR="003F695C" w:rsidRPr="002566FD" w:rsidRDefault="003F695C" w:rsidP="003F695C">
            <w:pPr>
              <w:spacing w:after="0"/>
              <w:jc w:val="left"/>
              <w:rPr>
                <w:sz w:val="18"/>
                <w:szCs w:val="18"/>
                <w:lang w:val="fr-FR" w:eastAsia="en-US"/>
              </w:rPr>
            </w:pPr>
            <w:r w:rsidRPr="002566FD">
              <w:rPr>
                <w:sz w:val="18"/>
                <w:szCs w:val="18"/>
                <w:lang w:val="fr-FR" w:eastAsia="en-US"/>
              </w:rPr>
              <w:t xml:space="preserve">Les membres de ma communauté doivent se sentir libre de faire ce qu’ils veulent dans la forêt, même si ceci pourrait conduire à la destruction totale de la forêt. </w:t>
            </w:r>
          </w:p>
          <w:p w14:paraId="5764FC24" w14:textId="77777777" w:rsidR="003F695C" w:rsidRPr="002566FD" w:rsidRDefault="003F695C" w:rsidP="003F695C">
            <w:pPr>
              <w:spacing w:after="0"/>
              <w:jc w:val="left"/>
              <w:rPr>
                <w:sz w:val="18"/>
                <w:szCs w:val="18"/>
                <w:lang w:val="fr-FR" w:eastAsia="en-US"/>
              </w:rPr>
            </w:pPr>
          </w:p>
          <w:p w14:paraId="5829E584" w14:textId="77777777" w:rsidR="003F695C" w:rsidRPr="002566FD" w:rsidRDefault="003F695C" w:rsidP="003F695C">
            <w:pPr>
              <w:spacing w:after="0"/>
              <w:jc w:val="left"/>
              <w:rPr>
                <w:sz w:val="18"/>
                <w:szCs w:val="18"/>
                <w:lang w:val="fr-FR" w:eastAsia="en-US"/>
              </w:rPr>
            </w:pPr>
            <w:r w:rsidRPr="002566FD">
              <w:rPr>
                <w:sz w:val="18"/>
                <w:szCs w:val="18"/>
                <w:lang w:val="fr-FR" w:eastAsia="en-US"/>
              </w:rPr>
              <w:t>Les hommes ont souvent tendance à abuser de la nature</w:t>
            </w:r>
          </w:p>
          <w:p w14:paraId="5A56DD22" w14:textId="77777777" w:rsidR="003F695C" w:rsidRPr="002566FD" w:rsidRDefault="003F695C" w:rsidP="003F695C">
            <w:pPr>
              <w:spacing w:after="0"/>
              <w:jc w:val="left"/>
              <w:rPr>
                <w:sz w:val="18"/>
                <w:szCs w:val="18"/>
                <w:lang w:val="fr-FR" w:eastAsia="en-US"/>
              </w:rPr>
            </w:pPr>
          </w:p>
          <w:p w14:paraId="516E3592" w14:textId="77777777" w:rsidR="003F695C" w:rsidRPr="002566FD" w:rsidRDefault="003F695C" w:rsidP="003F695C">
            <w:pPr>
              <w:spacing w:after="0"/>
              <w:jc w:val="left"/>
              <w:rPr>
                <w:sz w:val="18"/>
                <w:szCs w:val="18"/>
                <w:lang w:val="fr-FR" w:eastAsia="en-US"/>
              </w:rPr>
            </w:pPr>
            <w:r w:rsidRPr="002566FD">
              <w:rPr>
                <w:sz w:val="18"/>
                <w:szCs w:val="18"/>
                <w:lang w:val="fr-FR" w:eastAsia="en-US"/>
              </w:rPr>
              <w:t>La Terre a plein de ressources naturelles. Nous devons juste savoir comment les exploiter.</w:t>
            </w:r>
          </w:p>
          <w:p w14:paraId="0C0A022D" w14:textId="77777777" w:rsidR="003F695C" w:rsidRPr="002566FD" w:rsidRDefault="003F695C" w:rsidP="003F695C">
            <w:pPr>
              <w:spacing w:after="0"/>
              <w:jc w:val="left"/>
              <w:rPr>
                <w:sz w:val="18"/>
                <w:szCs w:val="18"/>
                <w:lang w:val="fr-FR" w:eastAsia="en-US"/>
              </w:rPr>
            </w:pPr>
          </w:p>
          <w:p w14:paraId="77022D8B" w14:textId="77777777" w:rsidR="003F695C" w:rsidRPr="002566FD" w:rsidRDefault="003F695C" w:rsidP="003F695C">
            <w:pPr>
              <w:spacing w:after="0"/>
              <w:jc w:val="left"/>
              <w:rPr>
                <w:sz w:val="18"/>
                <w:szCs w:val="18"/>
                <w:lang w:val="fr-FR" w:eastAsia="en-US"/>
              </w:rPr>
            </w:pPr>
            <w:r w:rsidRPr="002566FD">
              <w:rPr>
                <w:sz w:val="18"/>
                <w:szCs w:val="18"/>
                <w:lang w:val="fr-FR" w:eastAsia="en-US"/>
              </w:rPr>
              <w:t>Les membres de ma communauté surexploitent la foret</w:t>
            </w:r>
          </w:p>
          <w:p w14:paraId="299A2C5A" w14:textId="77777777" w:rsidR="003F695C" w:rsidRPr="002566FD" w:rsidRDefault="003F695C" w:rsidP="003F695C">
            <w:pPr>
              <w:spacing w:after="0"/>
              <w:jc w:val="left"/>
              <w:rPr>
                <w:sz w:val="18"/>
                <w:szCs w:val="18"/>
                <w:lang w:val="fr-FR" w:eastAsia="en-US"/>
              </w:rPr>
            </w:pPr>
          </w:p>
          <w:p w14:paraId="1AA4401B" w14:textId="77777777" w:rsidR="003F695C" w:rsidRPr="002566FD" w:rsidRDefault="003F695C" w:rsidP="003F695C">
            <w:pPr>
              <w:spacing w:after="0"/>
              <w:jc w:val="left"/>
              <w:rPr>
                <w:sz w:val="18"/>
                <w:szCs w:val="18"/>
                <w:lang w:val="fr-FR" w:eastAsia="en-US"/>
              </w:rPr>
            </w:pPr>
            <w:r w:rsidRPr="002566FD">
              <w:rPr>
                <w:sz w:val="18"/>
                <w:szCs w:val="18"/>
                <w:lang w:val="fr-FR" w:eastAsia="en-US"/>
              </w:rPr>
              <w:t xml:space="preserve">Notre foret est très riche et ne peut jamais être complètement détruite quels que soient nos activités (feux de brousse, pâturage, agriculture, ramassage de bois, etc.) </w:t>
            </w:r>
          </w:p>
          <w:p w14:paraId="2A3C0342" w14:textId="77777777" w:rsidR="003F695C" w:rsidRPr="002566FD" w:rsidRDefault="003F695C" w:rsidP="003F695C">
            <w:pPr>
              <w:spacing w:after="0"/>
              <w:jc w:val="left"/>
              <w:rPr>
                <w:sz w:val="18"/>
                <w:szCs w:val="18"/>
                <w:lang w:val="fr-FR" w:eastAsia="en-US"/>
              </w:rPr>
            </w:pPr>
          </w:p>
          <w:p w14:paraId="5B55BE56" w14:textId="77777777" w:rsidR="003F695C" w:rsidRPr="002566FD" w:rsidRDefault="003F695C" w:rsidP="003F695C">
            <w:pPr>
              <w:spacing w:after="0"/>
              <w:jc w:val="left"/>
              <w:rPr>
                <w:sz w:val="18"/>
                <w:szCs w:val="18"/>
                <w:lang w:val="fr-FR" w:eastAsia="en-US"/>
              </w:rPr>
            </w:pPr>
            <w:r w:rsidRPr="002566FD">
              <w:rPr>
                <w:sz w:val="18"/>
                <w:szCs w:val="18"/>
                <w:lang w:val="fr-FR" w:eastAsia="en-US"/>
              </w:rPr>
              <w:t>L’équilibre de la nature est très délicat et peut être très facilement perturbé</w:t>
            </w:r>
          </w:p>
          <w:p w14:paraId="0373CE66" w14:textId="77777777" w:rsidR="003F695C" w:rsidRPr="002566FD" w:rsidRDefault="003F695C" w:rsidP="003F695C">
            <w:pPr>
              <w:spacing w:after="0"/>
              <w:jc w:val="left"/>
              <w:rPr>
                <w:sz w:val="18"/>
                <w:szCs w:val="18"/>
                <w:lang w:val="fr-FR" w:eastAsia="en-US"/>
              </w:rPr>
            </w:pPr>
          </w:p>
          <w:p w14:paraId="0CC1DAC7" w14:textId="77777777" w:rsidR="003F695C" w:rsidRPr="002566FD" w:rsidRDefault="003F695C" w:rsidP="003F695C">
            <w:pPr>
              <w:spacing w:after="0"/>
              <w:jc w:val="left"/>
              <w:rPr>
                <w:sz w:val="18"/>
                <w:szCs w:val="18"/>
                <w:lang w:val="fr-FR" w:eastAsia="en-US"/>
              </w:rPr>
            </w:pPr>
            <w:r w:rsidRPr="002566FD">
              <w:rPr>
                <w:sz w:val="18"/>
                <w:szCs w:val="18"/>
                <w:lang w:val="fr-FR" w:eastAsia="en-US"/>
              </w:rPr>
              <w:t>Les changements climatiques ne sont pas si importants que ça. Les gens exagèrent quand ils nous parlent de changement climatique.</w:t>
            </w:r>
          </w:p>
          <w:p w14:paraId="03F2AEDB" w14:textId="77777777" w:rsidR="003F695C" w:rsidRPr="002566FD" w:rsidRDefault="003F695C" w:rsidP="003F695C">
            <w:pPr>
              <w:spacing w:after="0"/>
              <w:jc w:val="left"/>
              <w:rPr>
                <w:sz w:val="18"/>
                <w:szCs w:val="18"/>
                <w:lang w:val="fr-FR" w:eastAsia="en-US"/>
              </w:rPr>
            </w:pPr>
          </w:p>
          <w:p w14:paraId="102AC1A2" w14:textId="77777777" w:rsidR="003F695C" w:rsidRPr="002566FD" w:rsidRDefault="003F695C" w:rsidP="003F695C">
            <w:pPr>
              <w:spacing w:after="0"/>
              <w:jc w:val="left"/>
              <w:rPr>
                <w:sz w:val="18"/>
                <w:szCs w:val="18"/>
                <w:lang w:val="fr-FR" w:eastAsia="en-US"/>
              </w:rPr>
            </w:pPr>
            <w:r w:rsidRPr="002566FD">
              <w:rPr>
                <w:sz w:val="18"/>
                <w:szCs w:val="18"/>
                <w:lang w:val="fr-FR" w:eastAsia="en-US"/>
              </w:rPr>
              <w:t>Les hommes finiront par comprendre comment gérer la forêt de façon durable</w:t>
            </w:r>
          </w:p>
          <w:p w14:paraId="53530E8F" w14:textId="77777777" w:rsidR="003F695C" w:rsidRPr="002566FD" w:rsidRDefault="003F695C" w:rsidP="003F695C">
            <w:pPr>
              <w:spacing w:after="0"/>
              <w:jc w:val="left"/>
              <w:rPr>
                <w:sz w:val="18"/>
                <w:szCs w:val="18"/>
                <w:lang w:val="fr-FR" w:eastAsia="en-US"/>
              </w:rPr>
            </w:pPr>
          </w:p>
          <w:p w14:paraId="34627252" w14:textId="77777777" w:rsidR="003F695C" w:rsidRPr="002566FD" w:rsidRDefault="003F695C" w:rsidP="003F695C">
            <w:pPr>
              <w:spacing w:after="0"/>
              <w:jc w:val="left"/>
              <w:rPr>
                <w:sz w:val="18"/>
                <w:szCs w:val="18"/>
                <w:lang w:val="fr-FR" w:eastAsia="en-US"/>
              </w:rPr>
            </w:pPr>
            <w:r w:rsidRPr="002566FD">
              <w:rPr>
                <w:sz w:val="18"/>
                <w:szCs w:val="18"/>
                <w:lang w:val="fr-FR" w:eastAsia="en-US"/>
              </w:rPr>
              <w:t>Si nous nous ne changeons pas de comportement envers notre foret, et nos espaces verts, les effets néfastes des changements climatiques continuerons de nous menacer.</w:t>
            </w:r>
          </w:p>
          <w:p w14:paraId="3FC87C9F" w14:textId="77777777" w:rsidR="003F695C" w:rsidRPr="002566FD" w:rsidRDefault="003F695C" w:rsidP="003F695C">
            <w:pPr>
              <w:spacing w:after="0"/>
              <w:jc w:val="left"/>
              <w:rPr>
                <w:sz w:val="18"/>
                <w:szCs w:val="18"/>
                <w:lang w:val="fr-FR" w:eastAsia="en-US"/>
              </w:rPr>
            </w:pPr>
            <w:r w:rsidRPr="002566FD">
              <w:rPr>
                <w:sz w:val="18"/>
                <w:szCs w:val="18"/>
                <w:lang w:val="fr-FR" w:eastAsia="en-US"/>
              </w:rPr>
              <w:br/>
            </w:r>
          </w:p>
        </w:tc>
        <w:tc>
          <w:tcPr>
            <w:tcW w:w="1694" w:type="pct"/>
          </w:tcPr>
          <w:p w14:paraId="0961A885" w14:textId="77777777" w:rsidR="003F695C" w:rsidRPr="002566FD" w:rsidRDefault="003F695C" w:rsidP="003F695C">
            <w:pPr>
              <w:spacing w:after="0"/>
              <w:jc w:val="left"/>
              <w:rPr>
                <w:sz w:val="18"/>
                <w:szCs w:val="18"/>
                <w:lang w:val="fr-FR" w:eastAsia="en-US"/>
              </w:rPr>
            </w:pPr>
            <w:r w:rsidRPr="002566FD">
              <w:rPr>
                <w:sz w:val="18"/>
                <w:szCs w:val="18"/>
                <w:lang w:val="fr-FR" w:eastAsia="en-US"/>
              </w:rPr>
              <w:t>1=je ne suis pas du tout d’accord</w:t>
            </w:r>
          </w:p>
          <w:p w14:paraId="028AB81C" w14:textId="77777777" w:rsidR="003F695C" w:rsidRPr="002566FD" w:rsidRDefault="003F695C" w:rsidP="003F695C">
            <w:pPr>
              <w:spacing w:after="0"/>
              <w:jc w:val="left"/>
              <w:rPr>
                <w:sz w:val="18"/>
                <w:szCs w:val="18"/>
                <w:lang w:val="fr-FR" w:eastAsia="en-US"/>
              </w:rPr>
            </w:pPr>
            <w:r w:rsidRPr="002566FD">
              <w:rPr>
                <w:sz w:val="18"/>
                <w:szCs w:val="18"/>
                <w:lang w:val="fr-FR" w:eastAsia="en-US"/>
              </w:rPr>
              <w:t>2=je ne suis d’accord</w:t>
            </w:r>
          </w:p>
          <w:p w14:paraId="1EC5A9B8" w14:textId="77777777" w:rsidR="003F695C" w:rsidRPr="002566FD" w:rsidRDefault="003F695C" w:rsidP="003F695C">
            <w:pPr>
              <w:spacing w:after="0"/>
              <w:jc w:val="left"/>
              <w:rPr>
                <w:sz w:val="18"/>
                <w:szCs w:val="18"/>
                <w:lang w:val="fr-FR" w:eastAsia="en-US"/>
              </w:rPr>
            </w:pPr>
            <w:r w:rsidRPr="002566FD">
              <w:rPr>
                <w:sz w:val="18"/>
                <w:szCs w:val="18"/>
                <w:lang w:val="fr-FR" w:eastAsia="en-US"/>
              </w:rPr>
              <w:t>3=je suis d’accord</w:t>
            </w:r>
          </w:p>
          <w:p w14:paraId="200CBD62" w14:textId="77777777" w:rsidR="003F695C" w:rsidRPr="002566FD" w:rsidRDefault="003F695C" w:rsidP="003F695C">
            <w:pPr>
              <w:spacing w:after="0"/>
              <w:jc w:val="left"/>
              <w:rPr>
                <w:sz w:val="18"/>
                <w:szCs w:val="18"/>
                <w:lang w:val="fr-FR" w:eastAsia="en-US"/>
              </w:rPr>
            </w:pPr>
            <w:r w:rsidRPr="002566FD">
              <w:rPr>
                <w:sz w:val="18"/>
                <w:szCs w:val="18"/>
                <w:lang w:val="fr-FR" w:eastAsia="en-US"/>
              </w:rPr>
              <w:t>4=je suis absolument d’accord</w:t>
            </w:r>
          </w:p>
        </w:tc>
      </w:tr>
    </w:tbl>
    <w:p w14:paraId="1A2CC235" w14:textId="77777777" w:rsidR="003F695C" w:rsidRPr="002566FD" w:rsidRDefault="003F695C" w:rsidP="003F695C">
      <w:pPr>
        <w:spacing w:after="0"/>
        <w:ind w:left="720"/>
        <w:contextualSpacing/>
        <w:jc w:val="left"/>
        <w:rPr>
          <w:rFonts w:cs="Arial"/>
          <w:sz w:val="18"/>
          <w:szCs w:val="18"/>
          <w:lang w:val="fr-FR" w:eastAsia="fr-FR"/>
        </w:rPr>
      </w:pPr>
    </w:p>
    <w:p w14:paraId="42232181" w14:textId="77777777" w:rsidR="003F695C" w:rsidRPr="002566FD" w:rsidRDefault="003F695C" w:rsidP="003F695C">
      <w:pPr>
        <w:spacing w:after="0"/>
        <w:ind w:left="720"/>
        <w:contextualSpacing/>
        <w:jc w:val="left"/>
        <w:rPr>
          <w:rFonts w:cs="Arial"/>
          <w:sz w:val="18"/>
          <w:szCs w:val="18"/>
          <w:lang w:val="fr-FR" w:eastAsia="fr-FR"/>
        </w:rPr>
      </w:pPr>
    </w:p>
    <w:p w14:paraId="230784C2" w14:textId="77777777" w:rsidR="003F695C" w:rsidRPr="002566FD" w:rsidRDefault="003F695C" w:rsidP="00C67062">
      <w:pPr>
        <w:pStyle w:val="Heading2"/>
        <w:rPr>
          <w:lang w:val="fr-FR" w:eastAsia="fr-FR"/>
        </w:rPr>
      </w:pPr>
      <w:bookmarkStart w:id="120" w:name="_Toc527467203"/>
      <w:r w:rsidRPr="002566FD">
        <w:rPr>
          <w:lang w:val="fr-FR" w:eastAsia="fr-FR"/>
        </w:rPr>
        <w:t>Préférences par rapport au risque</w:t>
      </w:r>
      <w:bookmarkEnd w:id="120"/>
    </w:p>
    <w:p w14:paraId="727CC304" w14:textId="77777777" w:rsidR="003F695C" w:rsidRPr="002566FD" w:rsidRDefault="003F695C" w:rsidP="003F695C">
      <w:pPr>
        <w:spacing w:after="0"/>
        <w:ind w:left="720"/>
        <w:contextualSpacing/>
        <w:jc w:val="left"/>
        <w:rPr>
          <w:rFonts w:cs="Arial"/>
          <w:sz w:val="18"/>
          <w:szCs w:val="18"/>
          <w:lang w:val="fr-FR" w:eastAsia="fr-FR"/>
        </w:rPr>
      </w:pPr>
    </w:p>
    <w:tbl>
      <w:tblPr>
        <w:tblStyle w:val="TableGrid6"/>
        <w:tblW w:w="5000" w:type="pct"/>
        <w:tblLook w:val="04A0" w:firstRow="1" w:lastRow="0" w:firstColumn="1" w:lastColumn="0" w:noHBand="0" w:noVBand="1"/>
      </w:tblPr>
      <w:tblGrid>
        <w:gridCol w:w="507"/>
        <w:gridCol w:w="5502"/>
        <w:gridCol w:w="3052"/>
      </w:tblGrid>
      <w:tr w:rsidR="003F695C" w:rsidRPr="000B78B3" w14:paraId="12FB192C" w14:textId="77777777" w:rsidTr="00A73CAB">
        <w:trPr>
          <w:trHeight w:val="940"/>
        </w:trPr>
        <w:tc>
          <w:tcPr>
            <w:tcW w:w="260" w:type="pct"/>
          </w:tcPr>
          <w:p w14:paraId="375267AA" w14:textId="77777777" w:rsidR="003F695C" w:rsidRPr="002566FD" w:rsidRDefault="003F695C" w:rsidP="003F695C">
            <w:pPr>
              <w:spacing w:after="0"/>
              <w:jc w:val="left"/>
              <w:rPr>
                <w:sz w:val="18"/>
                <w:szCs w:val="18"/>
                <w:lang w:val="fr-FR" w:eastAsia="en-US"/>
              </w:rPr>
            </w:pPr>
            <w:r w:rsidRPr="002566FD">
              <w:rPr>
                <w:sz w:val="18"/>
                <w:szCs w:val="18"/>
                <w:lang w:val="fr-FR" w:eastAsia="en-US"/>
              </w:rPr>
              <w:t>G.1</w:t>
            </w:r>
          </w:p>
        </w:tc>
        <w:tc>
          <w:tcPr>
            <w:tcW w:w="3046" w:type="pct"/>
          </w:tcPr>
          <w:p w14:paraId="6F5FBE4B" w14:textId="77777777" w:rsidR="003F695C" w:rsidRPr="002566FD" w:rsidRDefault="003F695C" w:rsidP="003F695C">
            <w:pPr>
              <w:spacing w:after="0"/>
              <w:jc w:val="left"/>
              <w:rPr>
                <w:sz w:val="18"/>
                <w:szCs w:val="18"/>
                <w:lang w:val="fr-FR" w:eastAsia="en-US"/>
              </w:rPr>
            </w:pPr>
            <w:r w:rsidRPr="002566FD">
              <w:rPr>
                <w:sz w:val="18"/>
                <w:szCs w:val="18"/>
                <w:lang w:val="fr-FR" w:eastAsia="en-US"/>
              </w:rPr>
              <w:t xml:space="preserve">En général, a quel dégrée êtes-vous prêt à prendre des risques concernant votre production agricole pour de meilleures chances d’augmenter votre revenu ? </w:t>
            </w:r>
          </w:p>
        </w:tc>
        <w:tc>
          <w:tcPr>
            <w:tcW w:w="1694" w:type="pct"/>
          </w:tcPr>
          <w:p w14:paraId="471445C5" w14:textId="77777777" w:rsidR="003F695C" w:rsidRPr="002566FD" w:rsidRDefault="003F695C" w:rsidP="003F695C">
            <w:pPr>
              <w:spacing w:after="0"/>
              <w:jc w:val="left"/>
              <w:rPr>
                <w:sz w:val="18"/>
                <w:szCs w:val="18"/>
                <w:lang w:val="fr-FR" w:eastAsia="en-US"/>
              </w:rPr>
            </w:pPr>
            <w:r w:rsidRPr="002566FD">
              <w:rPr>
                <w:sz w:val="18"/>
                <w:szCs w:val="18"/>
                <w:lang w:val="fr-FR" w:eastAsia="en-US"/>
              </w:rPr>
              <w:t>1=Zéro risque : Pas du tout, je ne prends presque jamais prendre de risques</w:t>
            </w:r>
          </w:p>
          <w:p w14:paraId="6FC58096" w14:textId="77777777" w:rsidR="003F695C" w:rsidRPr="002566FD" w:rsidRDefault="003F695C" w:rsidP="003F695C">
            <w:pPr>
              <w:spacing w:after="0"/>
              <w:jc w:val="left"/>
              <w:rPr>
                <w:sz w:val="18"/>
                <w:szCs w:val="18"/>
                <w:lang w:val="fr-FR" w:eastAsia="en-US"/>
              </w:rPr>
            </w:pPr>
            <w:r w:rsidRPr="002566FD">
              <w:rPr>
                <w:sz w:val="18"/>
                <w:szCs w:val="18"/>
                <w:lang w:val="fr-FR" w:eastAsia="en-US"/>
              </w:rPr>
              <w:t xml:space="preserve">2=Risque minimal : Pas trop, j’essaie de mon mieux pour éviter les options risquées </w:t>
            </w:r>
          </w:p>
          <w:p w14:paraId="06E2FB86" w14:textId="77777777" w:rsidR="003F695C" w:rsidRPr="002566FD" w:rsidRDefault="003F695C" w:rsidP="003F695C">
            <w:pPr>
              <w:spacing w:after="0"/>
              <w:jc w:val="left"/>
              <w:rPr>
                <w:sz w:val="18"/>
                <w:szCs w:val="18"/>
                <w:lang w:val="fr-FR" w:eastAsia="en-US"/>
              </w:rPr>
            </w:pPr>
            <w:r w:rsidRPr="002566FD">
              <w:rPr>
                <w:sz w:val="18"/>
                <w:szCs w:val="18"/>
                <w:lang w:val="fr-FR" w:eastAsia="en-US"/>
              </w:rPr>
              <w:t>3=risque modéré : J’aime tenter ma chance quelques fois</w:t>
            </w:r>
          </w:p>
          <w:p w14:paraId="4CD7EF10" w14:textId="77777777" w:rsidR="003F695C" w:rsidRPr="002566FD" w:rsidRDefault="003F695C" w:rsidP="003F695C">
            <w:pPr>
              <w:spacing w:after="0"/>
              <w:jc w:val="left"/>
              <w:rPr>
                <w:sz w:val="18"/>
                <w:szCs w:val="18"/>
                <w:lang w:val="fr-FR" w:eastAsia="en-US"/>
              </w:rPr>
            </w:pPr>
            <w:r w:rsidRPr="002566FD">
              <w:rPr>
                <w:sz w:val="18"/>
                <w:szCs w:val="18"/>
                <w:lang w:val="fr-FR" w:eastAsia="en-US"/>
              </w:rPr>
              <w:t>4=Aime le risque : qui ne risque rien n’a rien, je suis toujours prêt à prendre des risques</w:t>
            </w:r>
          </w:p>
        </w:tc>
      </w:tr>
      <w:tr w:rsidR="003F695C" w:rsidRPr="002566FD" w14:paraId="781E026A" w14:textId="77777777" w:rsidTr="00A73CAB">
        <w:trPr>
          <w:trHeight w:val="940"/>
        </w:trPr>
        <w:tc>
          <w:tcPr>
            <w:tcW w:w="260" w:type="pct"/>
          </w:tcPr>
          <w:p w14:paraId="46017717" w14:textId="77777777" w:rsidR="003F695C" w:rsidRPr="002566FD" w:rsidRDefault="003F695C" w:rsidP="003F695C">
            <w:pPr>
              <w:spacing w:after="0"/>
              <w:jc w:val="left"/>
              <w:rPr>
                <w:sz w:val="18"/>
                <w:szCs w:val="18"/>
                <w:lang w:val="fr-FR" w:eastAsia="en-US"/>
              </w:rPr>
            </w:pPr>
            <w:r w:rsidRPr="002566FD">
              <w:rPr>
                <w:sz w:val="18"/>
                <w:szCs w:val="18"/>
                <w:lang w:val="fr-FR" w:eastAsia="en-US"/>
              </w:rPr>
              <w:t>G.2</w:t>
            </w:r>
          </w:p>
        </w:tc>
        <w:tc>
          <w:tcPr>
            <w:tcW w:w="3046" w:type="pct"/>
          </w:tcPr>
          <w:p w14:paraId="4142797C" w14:textId="77777777" w:rsidR="003F695C" w:rsidRPr="002566FD" w:rsidRDefault="003F695C" w:rsidP="003F695C">
            <w:pPr>
              <w:spacing w:after="0"/>
              <w:jc w:val="left"/>
              <w:rPr>
                <w:sz w:val="18"/>
                <w:szCs w:val="18"/>
                <w:lang w:val="fr-FR" w:eastAsia="en-US"/>
              </w:rPr>
            </w:pPr>
            <w:r w:rsidRPr="002566FD">
              <w:rPr>
                <w:sz w:val="18"/>
                <w:szCs w:val="18"/>
                <w:lang w:val="fr-FR" w:eastAsia="en-US"/>
              </w:rPr>
              <w:t>Supposez que vous avez l’option de payer 2000FCFA aujourd’hui et de recevoir 3000FCFA le mois prochain. Seriez-vous prêt à le faire ?</w:t>
            </w:r>
          </w:p>
        </w:tc>
        <w:tc>
          <w:tcPr>
            <w:tcW w:w="1694" w:type="pct"/>
          </w:tcPr>
          <w:p w14:paraId="2E3B5281" w14:textId="77777777" w:rsidR="003F695C" w:rsidRPr="002566FD" w:rsidRDefault="003F695C" w:rsidP="003F695C">
            <w:pPr>
              <w:spacing w:after="0"/>
              <w:jc w:val="left"/>
              <w:rPr>
                <w:sz w:val="18"/>
                <w:szCs w:val="18"/>
                <w:lang w:val="fr-FR" w:eastAsia="en-US"/>
              </w:rPr>
            </w:pPr>
            <w:r w:rsidRPr="002566FD">
              <w:rPr>
                <w:sz w:val="18"/>
                <w:szCs w:val="18"/>
                <w:lang w:val="fr-FR" w:eastAsia="en-US"/>
              </w:rPr>
              <w:t>1=Jamais</w:t>
            </w:r>
          </w:p>
          <w:p w14:paraId="34D8EB24" w14:textId="77777777" w:rsidR="003F695C" w:rsidRPr="002566FD" w:rsidRDefault="003F695C" w:rsidP="003F695C">
            <w:pPr>
              <w:spacing w:after="0"/>
              <w:jc w:val="left"/>
              <w:rPr>
                <w:sz w:val="18"/>
                <w:szCs w:val="18"/>
                <w:lang w:val="fr-FR" w:eastAsia="en-US"/>
              </w:rPr>
            </w:pPr>
            <w:r w:rsidRPr="002566FD">
              <w:rPr>
                <w:sz w:val="18"/>
                <w:szCs w:val="18"/>
                <w:lang w:val="fr-FR" w:eastAsia="en-US"/>
              </w:rPr>
              <w:t>2=je ne crois pas</w:t>
            </w:r>
          </w:p>
          <w:p w14:paraId="00C19A7A" w14:textId="77777777" w:rsidR="003F695C" w:rsidRPr="002566FD" w:rsidRDefault="003F695C" w:rsidP="003F695C">
            <w:pPr>
              <w:spacing w:after="0"/>
              <w:jc w:val="left"/>
              <w:rPr>
                <w:sz w:val="18"/>
                <w:szCs w:val="18"/>
                <w:lang w:val="fr-FR" w:eastAsia="en-US"/>
              </w:rPr>
            </w:pPr>
            <w:r w:rsidRPr="002566FD">
              <w:rPr>
                <w:sz w:val="18"/>
                <w:szCs w:val="18"/>
                <w:lang w:val="fr-FR" w:eastAsia="en-US"/>
              </w:rPr>
              <w:t>3=peut être</w:t>
            </w:r>
          </w:p>
          <w:p w14:paraId="1E4FD7FF" w14:textId="77777777" w:rsidR="003F695C" w:rsidRPr="002566FD" w:rsidRDefault="003F695C" w:rsidP="003F695C">
            <w:pPr>
              <w:spacing w:after="0"/>
              <w:jc w:val="left"/>
              <w:rPr>
                <w:sz w:val="18"/>
                <w:szCs w:val="18"/>
                <w:lang w:val="fr-FR" w:eastAsia="en-US"/>
              </w:rPr>
            </w:pPr>
            <w:r w:rsidRPr="002566FD">
              <w:rPr>
                <w:sz w:val="18"/>
                <w:szCs w:val="18"/>
                <w:lang w:val="fr-FR" w:eastAsia="en-US"/>
              </w:rPr>
              <w:t>4=je le ferai certainement</w:t>
            </w:r>
          </w:p>
        </w:tc>
      </w:tr>
      <w:tr w:rsidR="003F695C" w:rsidRPr="002566FD" w14:paraId="0E6A93B8" w14:textId="77777777" w:rsidTr="00A73CAB">
        <w:trPr>
          <w:trHeight w:val="940"/>
        </w:trPr>
        <w:tc>
          <w:tcPr>
            <w:tcW w:w="260" w:type="pct"/>
          </w:tcPr>
          <w:p w14:paraId="324F8B5E" w14:textId="77777777" w:rsidR="003F695C" w:rsidRPr="002566FD" w:rsidRDefault="003F695C" w:rsidP="003F695C">
            <w:pPr>
              <w:spacing w:after="0"/>
              <w:jc w:val="left"/>
              <w:rPr>
                <w:sz w:val="18"/>
                <w:szCs w:val="18"/>
                <w:lang w:val="fr-FR" w:eastAsia="en-US"/>
              </w:rPr>
            </w:pPr>
            <w:r w:rsidRPr="002566FD">
              <w:rPr>
                <w:sz w:val="18"/>
                <w:szCs w:val="18"/>
                <w:lang w:val="fr-FR" w:eastAsia="en-US"/>
              </w:rPr>
              <w:t>G.3</w:t>
            </w:r>
          </w:p>
        </w:tc>
        <w:tc>
          <w:tcPr>
            <w:tcW w:w="3046" w:type="pct"/>
          </w:tcPr>
          <w:p w14:paraId="30A251C4" w14:textId="77777777" w:rsidR="003F695C" w:rsidRPr="002566FD" w:rsidRDefault="003F695C" w:rsidP="003F695C">
            <w:pPr>
              <w:spacing w:after="0"/>
              <w:jc w:val="left"/>
              <w:rPr>
                <w:sz w:val="18"/>
                <w:szCs w:val="18"/>
                <w:lang w:val="fr-FR" w:eastAsia="en-US"/>
              </w:rPr>
            </w:pPr>
            <w:r w:rsidRPr="002566FD">
              <w:rPr>
                <w:sz w:val="18"/>
                <w:szCs w:val="18"/>
                <w:lang w:val="fr-FR" w:eastAsia="en-US"/>
              </w:rPr>
              <w:t xml:space="preserve">Supposez qu’on vous propose de jouer le jeu suivant. Nous allons lancer une pièce d’argent. Si </w:t>
            </w:r>
            <w:proofErr w:type="spellStart"/>
            <w:r w:rsidRPr="002566FD">
              <w:rPr>
                <w:sz w:val="18"/>
                <w:szCs w:val="18"/>
                <w:lang w:val="fr-FR" w:eastAsia="en-US"/>
              </w:rPr>
              <w:t>ca</w:t>
            </w:r>
            <w:proofErr w:type="spellEnd"/>
            <w:r w:rsidRPr="002566FD">
              <w:rPr>
                <w:sz w:val="18"/>
                <w:szCs w:val="18"/>
                <w:lang w:val="fr-FR" w:eastAsia="en-US"/>
              </w:rPr>
              <w:t xml:space="preserve"> retombe sur pile, vous recevrez 3000FCFA. Si ça retombe sur face, vous allez devoir payer 2000FCFA. Seriez-vous prêt à jouer ? </w:t>
            </w:r>
          </w:p>
        </w:tc>
        <w:tc>
          <w:tcPr>
            <w:tcW w:w="1694" w:type="pct"/>
          </w:tcPr>
          <w:p w14:paraId="5E27A404" w14:textId="77777777" w:rsidR="003F695C" w:rsidRPr="002566FD" w:rsidRDefault="003F695C" w:rsidP="003F695C">
            <w:pPr>
              <w:spacing w:after="0"/>
              <w:jc w:val="left"/>
              <w:rPr>
                <w:sz w:val="18"/>
                <w:szCs w:val="18"/>
                <w:lang w:val="fr-FR" w:eastAsia="en-US"/>
              </w:rPr>
            </w:pPr>
            <w:r w:rsidRPr="002566FD">
              <w:rPr>
                <w:sz w:val="18"/>
                <w:szCs w:val="18"/>
                <w:lang w:val="fr-FR" w:eastAsia="en-US"/>
              </w:rPr>
              <w:t>1=Jamais</w:t>
            </w:r>
          </w:p>
          <w:p w14:paraId="31CC2929" w14:textId="77777777" w:rsidR="003F695C" w:rsidRPr="002566FD" w:rsidRDefault="003F695C" w:rsidP="003F695C">
            <w:pPr>
              <w:spacing w:after="0"/>
              <w:jc w:val="left"/>
              <w:rPr>
                <w:sz w:val="18"/>
                <w:szCs w:val="18"/>
                <w:lang w:val="fr-FR" w:eastAsia="en-US"/>
              </w:rPr>
            </w:pPr>
            <w:r w:rsidRPr="002566FD">
              <w:rPr>
                <w:sz w:val="18"/>
                <w:szCs w:val="18"/>
                <w:lang w:val="fr-FR" w:eastAsia="en-US"/>
              </w:rPr>
              <w:t>2=je ne crois pas</w:t>
            </w:r>
          </w:p>
          <w:p w14:paraId="0053DF78" w14:textId="77777777" w:rsidR="003F695C" w:rsidRPr="002566FD" w:rsidRDefault="003F695C" w:rsidP="003F695C">
            <w:pPr>
              <w:spacing w:after="0"/>
              <w:jc w:val="left"/>
              <w:rPr>
                <w:sz w:val="18"/>
                <w:szCs w:val="18"/>
                <w:lang w:val="fr-FR" w:eastAsia="en-US"/>
              </w:rPr>
            </w:pPr>
            <w:r w:rsidRPr="002566FD">
              <w:rPr>
                <w:sz w:val="18"/>
                <w:szCs w:val="18"/>
                <w:lang w:val="fr-FR" w:eastAsia="en-US"/>
              </w:rPr>
              <w:t>3=</w:t>
            </w:r>
            <w:proofErr w:type="spellStart"/>
            <w:r w:rsidRPr="002566FD">
              <w:rPr>
                <w:sz w:val="18"/>
                <w:szCs w:val="18"/>
                <w:lang w:val="fr-FR" w:eastAsia="en-US"/>
              </w:rPr>
              <w:t>peu</w:t>
            </w:r>
            <w:proofErr w:type="spellEnd"/>
            <w:r w:rsidRPr="002566FD">
              <w:rPr>
                <w:sz w:val="18"/>
                <w:szCs w:val="18"/>
                <w:lang w:val="fr-FR" w:eastAsia="en-US"/>
              </w:rPr>
              <w:t xml:space="preserve"> être</w:t>
            </w:r>
          </w:p>
          <w:p w14:paraId="2CB09C57" w14:textId="77777777" w:rsidR="003F695C" w:rsidRPr="002566FD" w:rsidRDefault="003F695C" w:rsidP="003F695C">
            <w:pPr>
              <w:spacing w:after="0"/>
              <w:jc w:val="left"/>
              <w:rPr>
                <w:sz w:val="18"/>
                <w:szCs w:val="18"/>
                <w:lang w:val="fr-FR" w:eastAsia="en-US"/>
              </w:rPr>
            </w:pPr>
            <w:r w:rsidRPr="002566FD">
              <w:rPr>
                <w:sz w:val="18"/>
                <w:szCs w:val="18"/>
                <w:lang w:val="fr-FR" w:eastAsia="en-US"/>
              </w:rPr>
              <w:t>4=je le ferai certainement</w:t>
            </w:r>
          </w:p>
        </w:tc>
      </w:tr>
    </w:tbl>
    <w:p w14:paraId="074B3250" w14:textId="77777777" w:rsidR="003F695C" w:rsidRPr="002566FD" w:rsidRDefault="003F695C" w:rsidP="00792158">
      <w:pPr>
        <w:spacing w:line="312" w:lineRule="auto"/>
        <w:rPr>
          <w:sz w:val="18"/>
          <w:szCs w:val="18"/>
          <w:lang w:val="fr-FR"/>
        </w:rPr>
      </w:pPr>
    </w:p>
    <w:sectPr w:rsidR="003F695C" w:rsidRPr="002566FD" w:rsidSect="00F273F4">
      <w:footerReference w:type="default" r:id="rId18"/>
      <w:pgSz w:w="11907" w:h="16840" w:code="9"/>
      <w:pgMar w:top="1418" w:right="1418" w:bottom="1418" w:left="141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F4F60F" w14:textId="77777777" w:rsidR="0005022F" w:rsidRDefault="0005022F">
      <w:pPr>
        <w:spacing w:after="0"/>
      </w:pPr>
      <w:r>
        <w:separator/>
      </w:r>
    </w:p>
  </w:endnote>
  <w:endnote w:type="continuationSeparator" w:id="0">
    <w:p w14:paraId="32EA49D6" w14:textId="77777777" w:rsidR="0005022F" w:rsidRDefault="000502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Optima">
    <w:panose1 w:val="02000503060000020004"/>
    <w:charset w:val="00"/>
    <w:family w:val="auto"/>
    <w:pitch w:val="variable"/>
    <w:sig w:usb0="80000067"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ndale Sans UI">
    <w:altName w:val="Times New Roman"/>
    <w:panose1 w:val="020B0604020202020204"/>
    <w:charset w:val="00"/>
    <w:family w:val="auto"/>
    <w:pitch w:val="variable"/>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OpenSymbol">
    <w:altName w:val="Times New Roman"/>
    <w:panose1 w:val="020B0604020202020204"/>
    <w:charset w:val="00"/>
    <w:family w:val="auto"/>
    <w:pitch w:val="default"/>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Apple Chancery">
    <w:panose1 w:val="03020702040506060504"/>
    <w:charset w:val="B1"/>
    <w:family w:val="script"/>
    <w:pitch w:val="variable"/>
    <w:sig w:usb0="80000867" w:usb1="00000003" w:usb2="00000000" w:usb3="00000000" w:csb0="000001F3" w:csb1="00000000"/>
  </w:font>
  <w:font w:name="ArialMT">
    <w:altName w:val="MS Mincho"/>
    <w:panose1 w:val="020B0604020202020204"/>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6EBE1" w14:textId="77777777" w:rsidR="00062C12" w:rsidRDefault="00062C12" w:rsidP="00B55C3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11</w:t>
    </w:r>
    <w:r>
      <w:rPr>
        <w:rStyle w:val="PageNumber"/>
      </w:rPr>
      <w:fldChar w:fldCharType="end"/>
    </w:r>
  </w:p>
  <w:p w14:paraId="7403EF60" w14:textId="77777777" w:rsidR="00062C12" w:rsidRDefault="00062C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F16FA" w14:textId="77777777" w:rsidR="00062C12" w:rsidRPr="000F1044" w:rsidRDefault="00062C12" w:rsidP="000966D4">
    <w:pPr>
      <w:pStyle w:val="Footer-Logos"/>
      <w:framePr w:wrap="around" w:x="341" w:y="14658"/>
    </w:pPr>
  </w:p>
  <w:p w14:paraId="33714AFD" w14:textId="77777777" w:rsidR="00062C12" w:rsidRDefault="00062C12" w:rsidP="000966D4">
    <w:pPr>
      <w:pStyle w:val="Footer-Logos"/>
      <w:framePr w:wrap="around" w:x="341" w:y="14658"/>
    </w:pPr>
  </w:p>
  <w:p w14:paraId="1C56A168" w14:textId="77777777" w:rsidR="00062C12" w:rsidRPr="00530AAB" w:rsidRDefault="00062C12" w:rsidP="000E7DD9">
    <w:pPr>
      <w:pStyle w:val="Footer"/>
      <w:jc w:val="left"/>
      <w:rPr>
        <w:rStyle w:val="PageNumber"/>
        <w:lang w:val="de-C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11532" w14:textId="77777777" w:rsidR="00062C12" w:rsidRPr="000F1044" w:rsidRDefault="00062C12" w:rsidP="00B25A83">
    <w:pPr>
      <w:pStyle w:val="Footer-Logos"/>
      <w:framePr w:wrap="around" w:x="285"/>
    </w:pPr>
    <w:r>
      <w:rPr>
        <w:noProof/>
        <w:lang w:val="fr-FR" w:eastAsia="fr-FR"/>
      </w:rPr>
      <w:drawing>
        <wp:inline distT="0" distB="0" distL="0" distR="0" wp14:anchorId="64E4BC71" wp14:editId="361E34F6">
          <wp:extent cx="365760" cy="358140"/>
          <wp:effectExtent l="0" t="0" r="0" b="3810"/>
          <wp:docPr id="6" name="Picture 6" descr="ST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I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 cy="358140"/>
                  </a:xfrm>
                  <a:prstGeom prst="rect">
                    <a:avLst/>
                  </a:prstGeom>
                  <a:noFill/>
                  <a:ln>
                    <a:noFill/>
                  </a:ln>
                </pic:spPr>
              </pic:pic>
            </a:graphicData>
          </a:graphic>
        </wp:inline>
      </w:drawing>
    </w:r>
  </w:p>
  <w:p w14:paraId="3CA6FEFF" w14:textId="77777777" w:rsidR="00062C12" w:rsidRDefault="00062C12" w:rsidP="00B25A83">
    <w:pPr>
      <w:pStyle w:val="Footer-Logos"/>
      <w:framePr w:wrap="around" w:x="285"/>
    </w:pPr>
    <w:r>
      <w:rPr>
        <w:noProof/>
        <w:lang w:val="fr-FR" w:eastAsia="fr-FR"/>
      </w:rPr>
      <w:drawing>
        <wp:inline distT="0" distB="0" distL="0" distR="0" wp14:anchorId="3FE28926" wp14:editId="70B45117">
          <wp:extent cx="358140" cy="502920"/>
          <wp:effectExtent l="0" t="0" r="3810" b="0"/>
          <wp:docPr id="7" name="Picture 7" descr="Signet_UniversitaetBa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et_UniversitaetBase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58140" cy="502920"/>
                  </a:xfrm>
                  <a:prstGeom prst="rect">
                    <a:avLst/>
                  </a:prstGeom>
                  <a:noFill/>
                  <a:ln>
                    <a:noFill/>
                  </a:ln>
                </pic:spPr>
              </pic:pic>
            </a:graphicData>
          </a:graphic>
        </wp:inline>
      </w:drawing>
    </w:r>
  </w:p>
  <w:p w14:paraId="6D9162B0" w14:textId="77777777" w:rsidR="00062C12" w:rsidRDefault="00062C12" w:rsidP="000A6AAA">
    <w:pPr>
      <w:pStyle w:val="Footer"/>
      <w:pBdr>
        <w:top w:val="single" w:sz="4" w:space="1" w:color="auto"/>
      </w:pBdr>
    </w:pPr>
    <w:r w:rsidRPr="00432066">
      <w:t>Swiss TPH</w:t>
    </w:r>
    <w:r>
      <w:t>, Socinstrasse 57, P.O. Box, CH-4002 Basel, T +41 61 284 81 11, F +41 61 284 81 01, www.swisstph.ch</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8224F" w14:textId="5CF7FC2B" w:rsidR="00062C12" w:rsidRDefault="00062C12">
    <w:pPr>
      <w:pStyle w:val="Footer"/>
      <w:jc w:val="right"/>
    </w:pPr>
  </w:p>
  <w:p w14:paraId="472CE8F1" w14:textId="20C9F21C" w:rsidR="00062C12" w:rsidRDefault="00062C12" w:rsidP="00F273F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4324853"/>
      <w:docPartObj>
        <w:docPartGallery w:val="Page Numbers (Bottom of Page)"/>
        <w:docPartUnique/>
      </w:docPartObj>
    </w:sdtPr>
    <w:sdtContent>
      <w:p w14:paraId="23D87903" w14:textId="77777777" w:rsidR="00062C12" w:rsidRDefault="00062C12">
        <w:pPr>
          <w:pStyle w:val="Footer"/>
          <w:jc w:val="right"/>
        </w:pPr>
        <w:r>
          <w:fldChar w:fldCharType="begin"/>
        </w:r>
        <w:r>
          <w:instrText>PAGE   \* MERGEFORMAT</w:instrText>
        </w:r>
        <w:r>
          <w:fldChar w:fldCharType="separate"/>
        </w:r>
        <w:r w:rsidRPr="00776480">
          <w:rPr>
            <w:lang w:val="fr-FR"/>
          </w:rPr>
          <w:t>2</w:t>
        </w:r>
        <w:r>
          <w:fldChar w:fldCharType="end"/>
        </w:r>
      </w:p>
    </w:sdtContent>
  </w:sdt>
  <w:p w14:paraId="42A737F7" w14:textId="77777777" w:rsidR="00062C12" w:rsidRDefault="00062C12" w:rsidP="00F273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D36627" w14:textId="77777777" w:rsidR="0005022F" w:rsidRDefault="0005022F">
      <w:pPr>
        <w:spacing w:after="0"/>
      </w:pPr>
      <w:r>
        <w:separator/>
      </w:r>
    </w:p>
  </w:footnote>
  <w:footnote w:type="continuationSeparator" w:id="0">
    <w:p w14:paraId="48D693A1" w14:textId="77777777" w:rsidR="0005022F" w:rsidRDefault="0005022F">
      <w:pPr>
        <w:spacing w:after="0"/>
      </w:pPr>
      <w:r>
        <w:continuationSeparator/>
      </w:r>
    </w:p>
  </w:footnote>
  <w:footnote w:id="1">
    <w:p w14:paraId="1A7F5C8C" w14:textId="6B4BC38D" w:rsidR="00AD06BA" w:rsidRPr="00AD06BA" w:rsidRDefault="00AD06BA">
      <w:pPr>
        <w:pStyle w:val="FootnoteText"/>
        <w:rPr>
          <w:lang w:val="en-US"/>
          <w:rPrChange w:id="32" w:author="serge adjognon" w:date="2018-10-19T09:04:00Z">
            <w:rPr/>
          </w:rPrChange>
        </w:rPr>
      </w:pPr>
      <w:ins w:id="33" w:author="serge adjognon" w:date="2018-10-19T09:04:00Z">
        <w:r>
          <w:rPr>
            <w:rStyle w:val="FootnoteReference"/>
          </w:rPr>
          <w:footnoteRef/>
        </w:r>
        <w:r>
          <w:t xml:space="preserve"> </w:t>
        </w:r>
        <w:proofErr w:type="spellStart"/>
        <w:r>
          <w:rPr>
            <w:lang w:val="en-US"/>
          </w:rPr>
          <w:t>Parmi</w:t>
        </w:r>
        <w:proofErr w:type="spellEnd"/>
        <w:r>
          <w:rPr>
            <w:lang w:val="en-US"/>
          </w:rPr>
          <w:t xml:space="preserve"> les 3 </w:t>
        </w:r>
        <w:proofErr w:type="spellStart"/>
        <w:r>
          <w:rPr>
            <w:lang w:val="en-US"/>
          </w:rPr>
          <w:t>parcelles</w:t>
        </w:r>
        <w:proofErr w:type="spellEnd"/>
        <w:r>
          <w:rPr>
            <w:lang w:val="en-US"/>
          </w:rPr>
          <w:t xml:space="preserve">, </w:t>
        </w:r>
        <w:proofErr w:type="spellStart"/>
        <w:r>
          <w:rPr>
            <w:lang w:val="en-US"/>
          </w:rPr>
          <w:t>une</w:t>
        </w:r>
        <w:proofErr w:type="spellEnd"/>
        <w:r>
          <w:rPr>
            <w:lang w:val="en-US"/>
          </w:rPr>
          <w:t xml:space="preserve"> </w:t>
        </w:r>
        <w:proofErr w:type="spellStart"/>
        <w:r>
          <w:rPr>
            <w:lang w:val="en-US"/>
          </w:rPr>
          <w:t>parcelle</w:t>
        </w:r>
        <w:proofErr w:type="spellEnd"/>
        <w:r>
          <w:rPr>
            <w:lang w:val="en-US"/>
          </w:rPr>
          <w:t xml:space="preserve"> </w:t>
        </w:r>
        <w:proofErr w:type="spellStart"/>
        <w:r>
          <w:rPr>
            <w:lang w:val="en-US"/>
          </w:rPr>
          <w:t>suivra</w:t>
        </w:r>
        <w:proofErr w:type="spellEnd"/>
        <w:r>
          <w:rPr>
            <w:lang w:val="en-US"/>
          </w:rPr>
          <w:t xml:space="preserve"> </w:t>
        </w:r>
        <w:proofErr w:type="spellStart"/>
        <w:r>
          <w:rPr>
            <w:lang w:val="en-US"/>
          </w:rPr>
          <w:t>l’approche</w:t>
        </w:r>
        <w:proofErr w:type="spellEnd"/>
        <w:r>
          <w:rPr>
            <w:lang w:val="en-US"/>
          </w:rPr>
          <w:t xml:space="preserve"> </w:t>
        </w:r>
        <w:proofErr w:type="spellStart"/>
        <w:r>
          <w:rPr>
            <w:lang w:val="en-US"/>
          </w:rPr>
          <w:t>normale</w:t>
        </w:r>
        <w:proofErr w:type="spellEnd"/>
        <w:r>
          <w:rPr>
            <w:lang w:val="en-US"/>
          </w:rPr>
          <w:t xml:space="preserve"> du PIF</w:t>
        </w:r>
      </w:ins>
      <w:ins w:id="34" w:author="serge adjognon" w:date="2018-10-19T09:05:00Z">
        <w:r>
          <w:rPr>
            <w:lang w:val="en-US"/>
          </w:rPr>
          <w:t xml:space="preserve"> (</w:t>
        </w:r>
        <w:proofErr w:type="spellStart"/>
        <w:r>
          <w:rPr>
            <w:lang w:val="en-US"/>
          </w:rPr>
          <w:t>parcelle</w:t>
        </w:r>
        <w:proofErr w:type="spellEnd"/>
        <w:r>
          <w:rPr>
            <w:lang w:val="en-US"/>
          </w:rPr>
          <w:t xml:space="preserve"> </w:t>
        </w:r>
        <w:proofErr w:type="spellStart"/>
        <w:r>
          <w:rPr>
            <w:lang w:val="en-US"/>
          </w:rPr>
          <w:t>verte</w:t>
        </w:r>
        <w:proofErr w:type="spellEnd"/>
        <w:r>
          <w:rPr>
            <w:lang w:val="en-US"/>
          </w:rPr>
          <w:t>)</w:t>
        </w:r>
      </w:ins>
      <w:ins w:id="35" w:author="serge adjognon" w:date="2018-10-19T09:04:00Z">
        <w:r>
          <w:rPr>
            <w:lang w:val="en-US"/>
          </w:rPr>
          <w:t xml:space="preserve"> et les </w:t>
        </w:r>
        <w:proofErr w:type="spellStart"/>
        <w:r>
          <w:rPr>
            <w:lang w:val="en-US"/>
          </w:rPr>
          <w:t>deux</w:t>
        </w:r>
        <w:proofErr w:type="spellEnd"/>
        <w:r>
          <w:rPr>
            <w:lang w:val="en-US"/>
          </w:rPr>
          <w:t xml:space="preserve"> </w:t>
        </w:r>
        <w:proofErr w:type="spellStart"/>
        <w:r>
          <w:rPr>
            <w:lang w:val="en-US"/>
          </w:rPr>
          <w:t>autres</w:t>
        </w:r>
        <w:proofErr w:type="spellEnd"/>
        <w:r>
          <w:rPr>
            <w:lang w:val="en-US"/>
          </w:rPr>
          <w:t xml:space="preserve"> </w:t>
        </w:r>
        <w:proofErr w:type="spellStart"/>
        <w:r>
          <w:rPr>
            <w:lang w:val="en-US"/>
          </w:rPr>
          <w:t>suivront</w:t>
        </w:r>
        <w:proofErr w:type="spellEnd"/>
        <w:r>
          <w:rPr>
            <w:lang w:val="en-US"/>
          </w:rPr>
          <w:t xml:space="preserve"> </w:t>
        </w:r>
      </w:ins>
      <w:proofErr w:type="spellStart"/>
      <w:ins w:id="36" w:author="serge adjognon" w:date="2018-10-19T09:05:00Z">
        <w:r>
          <w:rPr>
            <w:lang w:val="en-US"/>
          </w:rPr>
          <w:t>l’approche</w:t>
        </w:r>
        <w:proofErr w:type="spellEnd"/>
        <w:r>
          <w:rPr>
            <w:lang w:val="en-US"/>
          </w:rPr>
          <w:t xml:space="preserve"> propose </w:t>
        </w:r>
        <w:proofErr w:type="spellStart"/>
        <w:r>
          <w:rPr>
            <w:lang w:val="en-US"/>
          </w:rPr>
          <w:t>dans</w:t>
        </w:r>
        <w:proofErr w:type="spellEnd"/>
        <w:r>
          <w:rPr>
            <w:lang w:val="en-US"/>
          </w:rPr>
          <w:t xml:space="preserve"> le </w:t>
        </w:r>
        <w:proofErr w:type="spellStart"/>
        <w:r>
          <w:rPr>
            <w:lang w:val="en-US"/>
          </w:rPr>
          <w:t>protocole</w:t>
        </w:r>
        <w:proofErr w:type="spellEnd"/>
        <w:r>
          <w:rPr>
            <w:lang w:val="en-US"/>
          </w:rPr>
          <w:t xml:space="preserve"> </w:t>
        </w:r>
        <w:proofErr w:type="spellStart"/>
        <w:r>
          <w:rPr>
            <w:lang w:val="en-US"/>
          </w:rPr>
          <w:t>d’evalaution</w:t>
        </w:r>
        <w:proofErr w:type="spellEnd"/>
        <w:r>
          <w:rPr>
            <w:lang w:val="en-US"/>
          </w:rPr>
          <w:t xml:space="preserve"> </w:t>
        </w:r>
        <w:proofErr w:type="spellStart"/>
        <w:r>
          <w:rPr>
            <w:lang w:val="en-US"/>
          </w:rPr>
          <w:t>d’impact</w:t>
        </w:r>
      </w:ins>
      <w:proofErr w:type="spellEnd"/>
      <w:ins w:id="37" w:author="serge adjognon" w:date="2018-10-19T09:06:00Z">
        <w:r>
          <w:rPr>
            <w:lang w:val="en-US"/>
          </w:rPr>
          <w:t xml:space="preserve"> pour la phase </w:t>
        </w:r>
        <w:proofErr w:type="spellStart"/>
        <w:r>
          <w:rPr>
            <w:lang w:val="en-US"/>
          </w:rPr>
          <w:t>d’entretien</w:t>
        </w:r>
        <w:proofErr w:type="spellEnd"/>
        <w:r>
          <w:rPr>
            <w:lang w:val="en-US"/>
          </w:rPr>
          <w:t xml:space="preserve"> des plants mis </w:t>
        </w:r>
        <w:proofErr w:type="spellStart"/>
        <w:r>
          <w:rPr>
            <w:lang w:val="en-US"/>
          </w:rPr>
          <w:t>en</w:t>
        </w:r>
        <w:proofErr w:type="spellEnd"/>
        <w:r>
          <w:rPr>
            <w:lang w:val="en-US"/>
          </w:rPr>
          <w:t xml:space="preserve"> </w:t>
        </w:r>
        <w:proofErr w:type="spellStart"/>
        <w:r>
          <w:rPr>
            <w:lang w:val="en-US"/>
          </w:rPr>
          <w:t>terre</w:t>
        </w:r>
      </w:ins>
      <w:proofErr w:type="spellEnd"/>
      <w:ins w:id="38" w:author="serge adjognon" w:date="2018-10-19T09:05:00Z">
        <w:r>
          <w:rPr>
            <w:lang w:val="en-US"/>
          </w:rPr>
          <w:t>.</w:t>
        </w:r>
      </w:ins>
      <w:ins w:id="39" w:author="serge adjognon" w:date="2018-10-19T09:06:00Z">
        <w:r>
          <w:rPr>
            <w:lang w:val="en-US"/>
          </w:rPr>
          <w:t xml:space="preserve">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BA2AB" w14:textId="77777777" w:rsidR="00062C12" w:rsidRPr="00340130" w:rsidRDefault="00062C12" w:rsidP="00E22C8C">
    <w:pPr>
      <w:pStyle w:val="Header"/>
      <w:tabs>
        <w:tab w:val="left" w:pos="270"/>
      </w:tabs>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772F6" w14:textId="77777777" w:rsidR="00062C12" w:rsidRPr="00721383" w:rsidRDefault="00062C12" w:rsidP="003F09C1">
    <w:pPr>
      <w:pStyle w:val="Header"/>
      <w:tabs>
        <w:tab w:val="clear" w:pos="187"/>
        <w:tab w:val="right" w:pos="9639"/>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4F0EA" w14:textId="77777777" w:rsidR="00062C12" w:rsidRDefault="00062C12" w:rsidP="003B1D53"/>
  <w:p w14:paraId="1DBB2CFB" w14:textId="77777777" w:rsidR="00062C12" w:rsidRDefault="00062C12" w:rsidP="003B1D53"/>
  <w:p w14:paraId="30B96935" w14:textId="77777777" w:rsidR="00062C12" w:rsidRDefault="00062C12" w:rsidP="003B1D53"/>
  <w:p w14:paraId="5405EFCB" w14:textId="77777777" w:rsidR="00062C12" w:rsidRDefault="00062C12" w:rsidP="003B1D53"/>
  <w:p w14:paraId="02CD1AE9" w14:textId="77777777" w:rsidR="00062C12" w:rsidRDefault="00062C12" w:rsidP="003B1D53"/>
  <w:p w14:paraId="118E2028" w14:textId="77777777" w:rsidR="00062C12" w:rsidRDefault="00062C12" w:rsidP="003B1D53"/>
  <w:p w14:paraId="14746B43" w14:textId="77777777" w:rsidR="00062C12" w:rsidRDefault="00062C12" w:rsidP="003B1D53"/>
  <w:p w14:paraId="5143B3D1" w14:textId="77777777" w:rsidR="00062C12" w:rsidRDefault="00062C12" w:rsidP="003B1D53"/>
  <w:p w14:paraId="2D5647E5" w14:textId="77777777" w:rsidR="00062C12" w:rsidRDefault="00062C12" w:rsidP="003B1D53"/>
  <w:p w14:paraId="6210F667" w14:textId="77777777" w:rsidR="00062C12" w:rsidRDefault="00062C12" w:rsidP="003B1D53"/>
  <w:p w14:paraId="3FC9C1EF" w14:textId="77777777" w:rsidR="00062C12" w:rsidRDefault="00062C12" w:rsidP="003B1D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CDDAC5" w14:textId="77777777" w:rsidR="00062C12" w:rsidRPr="009A591D" w:rsidRDefault="00062C12" w:rsidP="00776CD3">
    <w:pPr>
      <w:pStyle w:val="Header"/>
      <w:ind w:right="-143"/>
      <w:rPr>
        <w:lang w:val="fr-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1" w15:restartNumberingAfterBreak="0">
    <w:nsid w:val="00B41ABA"/>
    <w:multiLevelType w:val="multilevel"/>
    <w:tmpl w:val="01BE41D8"/>
    <w:styleLink w:val="WWOutlineListStyle"/>
    <w:lvl w:ilvl="0">
      <w:start w:val="1"/>
      <w:numFmt w:val="decimal"/>
      <w:lvlText w:val="%1."/>
      <w:lvlJc w:val="left"/>
      <w:rPr>
        <w:i w:val="0"/>
      </w:rPr>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0212097E"/>
    <w:multiLevelType w:val="multilevel"/>
    <w:tmpl w:val="A8AE9224"/>
    <w:styleLink w:val="WWNum37"/>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3" w15:restartNumberingAfterBreak="0">
    <w:nsid w:val="02B640C7"/>
    <w:multiLevelType w:val="multilevel"/>
    <w:tmpl w:val="3AC85C2C"/>
    <w:styleLink w:val="NormalOutline1"/>
    <w:lvl w:ilvl="0">
      <w:start w:val="1"/>
      <w:numFmt w:val="decimal"/>
      <w:lvlText w:val="%1."/>
      <w:lvlJc w:val="left"/>
      <w:pPr>
        <w:tabs>
          <w:tab w:val="num" w:pos="1276"/>
        </w:tabs>
        <w:ind w:left="1276" w:hanging="425"/>
      </w:pPr>
      <w:rPr>
        <w:rFonts w:hint="default"/>
      </w:rPr>
    </w:lvl>
    <w:lvl w:ilvl="1">
      <w:start w:val="1"/>
      <w:numFmt w:val="lowerLetter"/>
      <w:lvlText w:val="%2)"/>
      <w:lvlJc w:val="left"/>
      <w:pPr>
        <w:tabs>
          <w:tab w:val="num" w:pos="1276"/>
        </w:tabs>
        <w:ind w:left="1276" w:hanging="425"/>
      </w:pPr>
      <w:rPr>
        <w:rFonts w:hint="default"/>
      </w:rPr>
    </w:lvl>
    <w:lvl w:ilvl="2">
      <w:start w:val="1"/>
      <w:numFmt w:val="lowerRoman"/>
      <w:lvlText w:val="%3."/>
      <w:lvlJc w:val="left"/>
      <w:pPr>
        <w:tabs>
          <w:tab w:val="num" w:pos="1701"/>
        </w:tabs>
        <w:ind w:left="1701" w:hanging="425"/>
      </w:pPr>
      <w:rPr>
        <w:rFonts w:hint="default"/>
      </w:rPr>
    </w:lvl>
    <w:lvl w:ilvl="3">
      <w:start w:val="1"/>
      <w:numFmt w:val="decimal"/>
      <w:lvlText w:val="%4."/>
      <w:lvlJc w:val="left"/>
      <w:pPr>
        <w:tabs>
          <w:tab w:val="num" w:pos="2126"/>
        </w:tabs>
        <w:ind w:left="2126" w:hanging="425"/>
      </w:pPr>
      <w:rPr>
        <w:rFonts w:hint="default"/>
      </w:rPr>
    </w:lvl>
    <w:lvl w:ilvl="4">
      <w:start w:val="1"/>
      <w:numFmt w:val="lowerLetter"/>
      <w:lvlText w:val="%5."/>
      <w:lvlJc w:val="left"/>
      <w:pPr>
        <w:tabs>
          <w:tab w:val="num" w:pos="2552"/>
        </w:tabs>
        <w:ind w:left="2552" w:hanging="426"/>
      </w:pPr>
      <w:rPr>
        <w:rFonts w:hint="default"/>
      </w:rPr>
    </w:lvl>
    <w:lvl w:ilvl="5">
      <w:start w:val="1"/>
      <w:numFmt w:val="lowerRoman"/>
      <w:lvlText w:val="(%6)"/>
      <w:lvlJc w:val="left"/>
      <w:pPr>
        <w:tabs>
          <w:tab w:val="num" w:pos="2977"/>
        </w:tabs>
        <w:ind w:left="2977" w:hanging="425"/>
      </w:pPr>
      <w:rPr>
        <w:rFonts w:hint="default"/>
      </w:rPr>
    </w:lvl>
    <w:lvl w:ilvl="6">
      <w:start w:val="1"/>
      <w:numFmt w:val="decimal"/>
      <w:lvlText w:val="%7."/>
      <w:lvlJc w:val="left"/>
      <w:pPr>
        <w:tabs>
          <w:tab w:val="num" w:pos="3402"/>
        </w:tabs>
        <w:ind w:left="3402" w:hanging="425"/>
      </w:pPr>
      <w:rPr>
        <w:rFonts w:hint="default"/>
      </w:rPr>
    </w:lvl>
    <w:lvl w:ilvl="7">
      <w:start w:val="1"/>
      <w:numFmt w:val="lowerLetter"/>
      <w:lvlText w:val="%8."/>
      <w:lvlJc w:val="left"/>
      <w:pPr>
        <w:tabs>
          <w:tab w:val="num" w:pos="3827"/>
        </w:tabs>
        <w:ind w:left="3827" w:hanging="425"/>
      </w:pPr>
      <w:rPr>
        <w:rFonts w:hint="default"/>
      </w:rPr>
    </w:lvl>
    <w:lvl w:ilvl="8">
      <w:start w:val="1"/>
      <w:numFmt w:val="lowerRoman"/>
      <w:lvlText w:val="%9."/>
      <w:lvlJc w:val="left"/>
      <w:pPr>
        <w:tabs>
          <w:tab w:val="num" w:pos="4253"/>
        </w:tabs>
        <w:ind w:left="4253" w:hanging="426"/>
      </w:pPr>
      <w:rPr>
        <w:rFonts w:hint="default"/>
      </w:rPr>
    </w:lvl>
  </w:abstractNum>
  <w:abstractNum w:abstractNumId="4" w15:restartNumberingAfterBreak="0">
    <w:nsid w:val="036F5DAD"/>
    <w:multiLevelType w:val="hybridMultilevel"/>
    <w:tmpl w:val="11507F8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4E208AC"/>
    <w:multiLevelType w:val="hybridMultilevel"/>
    <w:tmpl w:val="CDB4E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734776D"/>
    <w:multiLevelType w:val="multilevel"/>
    <w:tmpl w:val="D0F024CC"/>
    <w:styleLink w:val="WWNum15"/>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7" w15:restartNumberingAfterBreak="0">
    <w:nsid w:val="088051A9"/>
    <w:multiLevelType w:val="hybridMultilevel"/>
    <w:tmpl w:val="07582A56"/>
    <w:lvl w:ilvl="0" w:tplc="0409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08CB0182"/>
    <w:multiLevelType w:val="hybridMultilevel"/>
    <w:tmpl w:val="AC6630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AF80737"/>
    <w:multiLevelType w:val="multilevel"/>
    <w:tmpl w:val="03D09CE2"/>
    <w:styleLink w:val="WWNum29"/>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10" w15:restartNumberingAfterBreak="0">
    <w:nsid w:val="0BAC6C8D"/>
    <w:multiLevelType w:val="multilevel"/>
    <w:tmpl w:val="3662B40C"/>
    <w:styleLink w:val="WWNum30"/>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11" w15:restartNumberingAfterBreak="0">
    <w:nsid w:val="0D42518E"/>
    <w:multiLevelType w:val="multilevel"/>
    <w:tmpl w:val="F342E4F4"/>
    <w:styleLink w:val="WWNum22"/>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12" w15:restartNumberingAfterBreak="0">
    <w:nsid w:val="0DAE7B0C"/>
    <w:multiLevelType w:val="hybridMultilevel"/>
    <w:tmpl w:val="7C66D0B0"/>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E726D2B"/>
    <w:multiLevelType w:val="multilevel"/>
    <w:tmpl w:val="D2CEB776"/>
    <w:styleLink w:val="WWNum23"/>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14" w15:restartNumberingAfterBreak="0">
    <w:nsid w:val="0F0A33DF"/>
    <w:multiLevelType w:val="multilevel"/>
    <w:tmpl w:val="39D2A244"/>
    <w:styleLink w:val="WWNum27"/>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15" w15:restartNumberingAfterBreak="0">
    <w:nsid w:val="0F89343A"/>
    <w:multiLevelType w:val="multilevel"/>
    <w:tmpl w:val="9BA0B91A"/>
    <w:styleLink w:val="WWNum35"/>
    <w:lvl w:ilvl="0">
      <w:numFmt w:val="bullet"/>
      <w:lvlText w:val="-"/>
      <w:lvlJc w:val="left"/>
      <w:rPr>
        <w:rFonts w:ascii="Times New Roman" w:eastAsia="Times New Roman" w:hAnsi="Times New Roman" w:cs="Arial"/>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16" w15:restartNumberingAfterBreak="0">
    <w:nsid w:val="10996C94"/>
    <w:multiLevelType w:val="hybridMultilevel"/>
    <w:tmpl w:val="C346E856"/>
    <w:lvl w:ilvl="0" w:tplc="1B18DAB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10A129B9"/>
    <w:multiLevelType w:val="hybridMultilevel"/>
    <w:tmpl w:val="AC20E188"/>
    <w:lvl w:ilvl="0" w:tplc="229E5EA6">
      <w:start w:val="48"/>
      <w:numFmt w:val="bullet"/>
      <w:lvlText w:val="•"/>
      <w:lvlJc w:val="left"/>
      <w:pPr>
        <w:ind w:left="720" w:hanging="360"/>
      </w:pPr>
      <w:rPr>
        <w:rFonts w:ascii="Arial" w:eastAsia="Arial"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12B4538"/>
    <w:multiLevelType w:val="hybridMultilevel"/>
    <w:tmpl w:val="E3D635FA"/>
    <w:lvl w:ilvl="0" w:tplc="AAC016F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667CB9"/>
    <w:multiLevelType w:val="hybridMultilevel"/>
    <w:tmpl w:val="546ADEAE"/>
    <w:lvl w:ilvl="0" w:tplc="0409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13431D6F"/>
    <w:multiLevelType w:val="hybridMultilevel"/>
    <w:tmpl w:val="A136FEDE"/>
    <w:lvl w:ilvl="0" w:tplc="B66602D8">
      <w:start w:val="1"/>
      <w:numFmt w:val="decimal"/>
      <w:lvlText w:val="D%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14924D4D"/>
    <w:multiLevelType w:val="hybridMultilevel"/>
    <w:tmpl w:val="72AE21FC"/>
    <w:lvl w:ilvl="0" w:tplc="F4945542">
      <w:start w:val="1"/>
      <w:numFmt w:val="decimal"/>
      <w:lvlText w:val="C%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2" w15:restartNumberingAfterBreak="0">
    <w:nsid w:val="158F53C8"/>
    <w:multiLevelType w:val="hybridMultilevel"/>
    <w:tmpl w:val="C64E1F00"/>
    <w:lvl w:ilvl="0" w:tplc="86D884DE">
      <w:start w:val="1"/>
      <w:numFmt w:val="upperLetter"/>
      <w:lvlText w:val="Section %1."/>
      <w:lvlJc w:val="left"/>
      <w:pPr>
        <w:ind w:left="284" w:hanging="284"/>
      </w:pPr>
      <w:rPr>
        <w:rFonts w:hint="default"/>
        <w:b/>
        <w:i w:val="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162D7C1A"/>
    <w:multiLevelType w:val="hybridMultilevel"/>
    <w:tmpl w:val="A1188360"/>
    <w:lvl w:ilvl="0" w:tplc="04090001">
      <w:start w:val="1"/>
      <w:numFmt w:val="bullet"/>
      <w:lvlText w:val=""/>
      <w:lvlJc w:val="left"/>
      <w:pPr>
        <w:ind w:left="777" w:hanging="360"/>
      </w:pPr>
      <w:rPr>
        <w:rFonts w:ascii="Symbol" w:hAnsi="Symbol"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24" w15:restartNumberingAfterBreak="0">
    <w:nsid w:val="16F316C8"/>
    <w:multiLevelType w:val="multilevel"/>
    <w:tmpl w:val="6E02BA46"/>
    <w:styleLink w:val="WWNum18"/>
    <w:lvl w:ilvl="0">
      <w:numFmt w:val="bullet"/>
      <w:lvlText w:val="o"/>
      <w:lvlJc w:val="left"/>
      <w:rPr>
        <w:rFonts w:ascii="Times New Roman" w:hAnsi="Times New Roman" w:cs="Courier New"/>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25" w15:restartNumberingAfterBreak="0">
    <w:nsid w:val="174E45D8"/>
    <w:multiLevelType w:val="hybridMultilevel"/>
    <w:tmpl w:val="834C78FE"/>
    <w:lvl w:ilvl="0" w:tplc="69D8E708">
      <w:start w:val="1"/>
      <w:numFmt w:val="decimal"/>
      <w:lvlText w:val="6.%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17984812"/>
    <w:multiLevelType w:val="hybridMultilevel"/>
    <w:tmpl w:val="E9F28EC2"/>
    <w:lvl w:ilvl="0" w:tplc="2696B84C">
      <w:start w:val="1"/>
      <w:numFmt w:val="bullet"/>
      <w:pStyle w:val="NormalBullets"/>
      <w:lvlText w:val="–"/>
      <w:lvlJc w:val="left"/>
      <w:pPr>
        <w:tabs>
          <w:tab w:val="num" w:pos="1276"/>
        </w:tabs>
        <w:ind w:left="1276" w:hanging="425"/>
      </w:pPr>
      <w:rPr>
        <w:rFonts w:ascii="Arial" w:hAnsi="Aria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8B455A0"/>
    <w:multiLevelType w:val="multilevel"/>
    <w:tmpl w:val="471430D8"/>
    <w:styleLink w:val="WWNum17"/>
    <w:lvl w:ilvl="0">
      <w:numFmt w:val="bullet"/>
      <w:lvlText w:val="o"/>
      <w:lvlJc w:val="left"/>
      <w:rPr>
        <w:rFonts w:ascii="Times New Roman" w:hAnsi="Times New Roman" w:cs="Courier New"/>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28" w15:restartNumberingAfterBreak="0">
    <w:nsid w:val="1A724A3A"/>
    <w:multiLevelType w:val="hybridMultilevel"/>
    <w:tmpl w:val="C19E777C"/>
    <w:lvl w:ilvl="0" w:tplc="3C54C242">
      <w:start w:val="1"/>
      <w:numFmt w:val="decimal"/>
      <w:lvlText w:val="B%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1C88524D"/>
    <w:multiLevelType w:val="hybridMultilevel"/>
    <w:tmpl w:val="442CA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1CD00CA4"/>
    <w:multiLevelType w:val="hybridMultilevel"/>
    <w:tmpl w:val="62223176"/>
    <w:lvl w:ilvl="0" w:tplc="04090001">
      <w:start w:val="1"/>
      <w:numFmt w:val="bullet"/>
      <w:lvlText w:val=""/>
      <w:lvlJc w:val="left"/>
      <w:pPr>
        <w:ind w:left="777" w:hanging="360"/>
      </w:pPr>
      <w:rPr>
        <w:rFonts w:ascii="Symbol" w:hAnsi="Symbol"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31" w15:restartNumberingAfterBreak="0">
    <w:nsid w:val="1DC545F8"/>
    <w:multiLevelType w:val="multilevel"/>
    <w:tmpl w:val="E592D23E"/>
    <w:styleLink w:val="WWNum14"/>
    <w:lvl w:ilvl="0">
      <w:numFmt w:val="bullet"/>
      <w:lvlText w:val="-"/>
      <w:lvlJc w:val="left"/>
      <w:rPr>
        <w:rFonts w:ascii="Times New Roman" w:eastAsia="Times New Roman" w:hAnsi="Times New Roman" w:cs="Arial"/>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32" w15:restartNumberingAfterBreak="0">
    <w:nsid w:val="24063F95"/>
    <w:multiLevelType w:val="multilevel"/>
    <w:tmpl w:val="D2905442"/>
    <w:styleLink w:val="WWNum8"/>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33" w15:restartNumberingAfterBreak="0">
    <w:nsid w:val="26165357"/>
    <w:multiLevelType w:val="hybridMultilevel"/>
    <w:tmpl w:val="2598A3B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277E454D"/>
    <w:multiLevelType w:val="multilevel"/>
    <w:tmpl w:val="A5C898D6"/>
    <w:styleLink w:val="WWNum33"/>
    <w:lvl w:ilvl="0">
      <w:numFmt w:val="bullet"/>
      <w:lvlText w:val="o"/>
      <w:lvlJc w:val="left"/>
      <w:rPr>
        <w:rFonts w:ascii="Times New Roman" w:hAnsi="Times New Roman" w:cs="Courier New"/>
      </w:rPr>
    </w:lvl>
    <w:lvl w:ilvl="1">
      <w:numFmt w:val="bullet"/>
      <w:lvlText w:val=""/>
      <w:lvlJc w:val="left"/>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35" w15:restartNumberingAfterBreak="0">
    <w:nsid w:val="2B3849F1"/>
    <w:multiLevelType w:val="hybridMultilevel"/>
    <w:tmpl w:val="AA6699C8"/>
    <w:lvl w:ilvl="0" w:tplc="F4945542">
      <w:start w:val="1"/>
      <w:numFmt w:val="decimal"/>
      <w:lvlText w:val="C%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2B5F1500"/>
    <w:multiLevelType w:val="multilevel"/>
    <w:tmpl w:val="9A2E478E"/>
    <w:styleLink w:val="WWNum10"/>
    <w:lvl w:ilvl="0">
      <w:numFmt w:val="bullet"/>
      <w:lvlText w:val=""/>
      <w:lvlJc w:val="left"/>
    </w:lvl>
    <w:lvl w:ilvl="1">
      <w:numFmt w:val="bullet"/>
      <w:lvlText w:val="o"/>
      <w:lvlJc w:val="left"/>
    </w:lvl>
    <w:lvl w:ilvl="2">
      <w:numFmt w:val="bullet"/>
      <w:lvlText w:val=""/>
      <w:lvlJc w:val="left"/>
    </w:lvl>
    <w:lvl w:ilvl="3">
      <w:numFmt w:val="bullet"/>
      <w:lvlText w:val=""/>
      <w:lvlJc w:val="left"/>
    </w:lvl>
    <w:lvl w:ilvl="4">
      <w:numFmt w:val="bullet"/>
      <w:lvlText w:val="o"/>
      <w:lvlJc w:val="left"/>
    </w:lvl>
    <w:lvl w:ilvl="5">
      <w:numFmt w:val="bullet"/>
      <w:lvlText w:val=""/>
      <w:lvlJc w:val="left"/>
    </w:lvl>
    <w:lvl w:ilvl="6">
      <w:numFmt w:val="bullet"/>
      <w:lvlText w:val=""/>
      <w:lvlJc w:val="left"/>
    </w:lvl>
    <w:lvl w:ilvl="7">
      <w:numFmt w:val="bullet"/>
      <w:lvlText w:val="o"/>
      <w:lvlJc w:val="left"/>
    </w:lvl>
    <w:lvl w:ilvl="8">
      <w:numFmt w:val="bullet"/>
      <w:lvlText w:val=""/>
      <w:lvlJc w:val="left"/>
    </w:lvl>
  </w:abstractNum>
  <w:abstractNum w:abstractNumId="37" w15:restartNumberingAfterBreak="0">
    <w:nsid w:val="308814F0"/>
    <w:multiLevelType w:val="hybridMultilevel"/>
    <w:tmpl w:val="E75C7198"/>
    <w:lvl w:ilvl="0" w:tplc="040C0009">
      <w:start w:val="1"/>
      <w:numFmt w:val="bullet"/>
      <w:pStyle w:val="PuceRoseDtail"/>
      <w:lvlText w:val=""/>
      <w:lvlJc w:val="left"/>
      <w:pPr>
        <w:tabs>
          <w:tab w:val="num" w:pos="1008"/>
        </w:tabs>
        <w:ind w:left="936" w:hanging="288"/>
      </w:pPr>
      <w:rPr>
        <w:rFonts w:ascii="Symbol" w:hAnsi="Symbol" w:hint="default"/>
        <w:color w:val="FF00FF"/>
        <w:sz w:val="20"/>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0F26B29"/>
    <w:multiLevelType w:val="hybridMultilevel"/>
    <w:tmpl w:val="A1049B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12D4561"/>
    <w:multiLevelType w:val="multilevel"/>
    <w:tmpl w:val="D824887E"/>
    <w:styleLink w:val="WWNum6"/>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40" w15:restartNumberingAfterBreak="0">
    <w:nsid w:val="33AA32F2"/>
    <w:multiLevelType w:val="hybridMultilevel"/>
    <w:tmpl w:val="43F8F3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FAECF34C">
      <w:start w:val="28"/>
      <w:numFmt w:val="bullet"/>
      <w:lvlText w:val="-"/>
      <w:lvlJc w:val="left"/>
      <w:pPr>
        <w:ind w:left="284" w:hanging="284"/>
      </w:pPr>
      <w:rPr>
        <w:rFonts w:ascii="Calibri" w:eastAsiaTheme="minorHAnsi" w:hAnsi="Calibri" w:cstheme="minorBidi"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378475A6"/>
    <w:multiLevelType w:val="multilevel"/>
    <w:tmpl w:val="4E2C5352"/>
    <w:styleLink w:val="WWNum11"/>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42" w15:restartNumberingAfterBreak="0">
    <w:nsid w:val="3861159C"/>
    <w:multiLevelType w:val="multilevel"/>
    <w:tmpl w:val="526454A6"/>
    <w:styleLink w:val="WWNum41"/>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43" w15:restartNumberingAfterBreak="0">
    <w:nsid w:val="3B84766F"/>
    <w:multiLevelType w:val="multilevel"/>
    <w:tmpl w:val="3AAC521E"/>
    <w:lvl w:ilvl="0">
      <w:start w:val="1"/>
      <w:numFmt w:val="decimal"/>
      <w:lvlText w:val="%1"/>
      <w:lvlJc w:val="left"/>
      <w:pPr>
        <w:tabs>
          <w:tab w:val="num" w:pos="705"/>
        </w:tabs>
        <w:ind w:left="705" w:hanging="705"/>
      </w:pPr>
      <w:rPr>
        <w:rFonts w:hint="default"/>
      </w:rPr>
    </w:lvl>
    <w:lvl w:ilvl="1">
      <w:start w:val="2"/>
      <w:numFmt w:val="decimal"/>
      <w:isLg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Section3-Heading2"/>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4" w15:restartNumberingAfterBreak="0">
    <w:nsid w:val="3BA726D5"/>
    <w:multiLevelType w:val="multilevel"/>
    <w:tmpl w:val="DE865436"/>
    <w:styleLink w:val="WWNum28"/>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45" w15:restartNumberingAfterBreak="0">
    <w:nsid w:val="3DEC563D"/>
    <w:multiLevelType w:val="hybridMultilevel"/>
    <w:tmpl w:val="362EE71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13973F7"/>
    <w:multiLevelType w:val="hybridMultilevel"/>
    <w:tmpl w:val="35FA0FF8"/>
    <w:lvl w:ilvl="0" w:tplc="FB4C6028">
      <w:start w:val="1"/>
      <w:numFmt w:val="decimal"/>
      <w:lvlText w:val="D%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1DC655C"/>
    <w:multiLevelType w:val="hybridMultilevel"/>
    <w:tmpl w:val="7E90CE12"/>
    <w:lvl w:ilvl="0" w:tplc="492CA82E">
      <w:start w:val="1"/>
      <w:numFmt w:val="decimal"/>
      <w:pStyle w:val="z-Equation"/>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8" w15:restartNumberingAfterBreak="0">
    <w:nsid w:val="42E20B52"/>
    <w:multiLevelType w:val="multilevel"/>
    <w:tmpl w:val="F8EC2A30"/>
    <w:styleLink w:val="WWNum19"/>
    <w:lvl w:ilvl="0">
      <w:numFmt w:val="bullet"/>
      <w:lvlText w:val="o"/>
      <w:lvlJc w:val="left"/>
      <w:rPr>
        <w:rFonts w:ascii="Times New Roman" w:hAnsi="Times New Roman" w:cs="Courier New"/>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49" w15:restartNumberingAfterBreak="0">
    <w:nsid w:val="444F4525"/>
    <w:multiLevelType w:val="hybridMultilevel"/>
    <w:tmpl w:val="D3E45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447F7952"/>
    <w:multiLevelType w:val="multilevel"/>
    <w:tmpl w:val="172E92C4"/>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1" w15:restartNumberingAfterBreak="0">
    <w:nsid w:val="45D303AA"/>
    <w:multiLevelType w:val="multilevel"/>
    <w:tmpl w:val="75F6C1D8"/>
    <w:styleLink w:val="WWNum36"/>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52" w15:restartNumberingAfterBreak="0">
    <w:nsid w:val="47BF3F8B"/>
    <w:multiLevelType w:val="hybridMultilevel"/>
    <w:tmpl w:val="C88C369A"/>
    <w:lvl w:ilvl="0" w:tplc="08070001">
      <w:start w:val="1"/>
      <w:numFmt w:val="bullet"/>
      <w:lvlText w:val=""/>
      <w:lvlJc w:val="left"/>
      <w:pPr>
        <w:ind w:left="720" w:hanging="360"/>
      </w:pPr>
      <w:rPr>
        <w:rFonts w:ascii="Symbol" w:hAnsi="Symbol" w:hint="default"/>
      </w:rPr>
    </w:lvl>
    <w:lvl w:ilvl="1" w:tplc="FBA4504C">
      <w:numFmt w:val="bullet"/>
      <w:lvlText w:val="-"/>
      <w:lvlJc w:val="left"/>
      <w:pPr>
        <w:ind w:left="1440" w:hanging="360"/>
      </w:pPr>
      <w:rPr>
        <w:rFonts w:ascii="Arial" w:eastAsia="Times New Roman" w:hAnsi="Arial" w:cs="Arial" w:hint="default"/>
        <w:b/>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47CE6893"/>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2136" w:hanging="576"/>
      </w:pPr>
    </w:lvl>
    <w:lvl w:ilvl="2">
      <w:start w:val="1"/>
      <w:numFmt w:val="decimal"/>
      <w:pStyle w:val="Heading3"/>
      <w:lvlText w:val="%1.%2.%3"/>
      <w:lvlJc w:val="left"/>
      <w:pPr>
        <w:ind w:left="4265"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4" w15:restartNumberingAfterBreak="0">
    <w:nsid w:val="48675C78"/>
    <w:multiLevelType w:val="multilevel"/>
    <w:tmpl w:val="4644217C"/>
    <w:styleLink w:val="WW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5" w15:restartNumberingAfterBreak="0">
    <w:nsid w:val="49B562E0"/>
    <w:multiLevelType w:val="hybridMultilevel"/>
    <w:tmpl w:val="42B6CB2C"/>
    <w:lvl w:ilvl="0" w:tplc="04103AF2">
      <w:start w:val="1"/>
      <w:numFmt w:val="bullet"/>
      <w:pStyle w:val="ListParagraph"/>
      <w:lvlText w:val=""/>
      <w:lvlJc w:val="left"/>
      <w:pPr>
        <w:ind w:left="816" w:hanging="456"/>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4C0B15A2"/>
    <w:multiLevelType w:val="multilevel"/>
    <w:tmpl w:val="1E3C43B8"/>
    <w:styleLink w:val="WWNum13"/>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57" w15:restartNumberingAfterBreak="0">
    <w:nsid w:val="50576C27"/>
    <w:multiLevelType w:val="hybridMultilevel"/>
    <w:tmpl w:val="11507F8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520B47C8"/>
    <w:multiLevelType w:val="hybridMultilevel"/>
    <w:tmpl w:val="069023EC"/>
    <w:lvl w:ilvl="0" w:tplc="04090001">
      <w:start w:val="1"/>
      <w:numFmt w:val="bullet"/>
      <w:lvlText w:val=""/>
      <w:lvlJc w:val="left"/>
      <w:pPr>
        <w:ind w:left="1628" w:hanging="360"/>
      </w:pPr>
      <w:rPr>
        <w:rFonts w:ascii="Symbol" w:hAnsi="Symbol" w:hint="default"/>
      </w:rPr>
    </w:lvl>
    <w:lvl w:ilvl="1" w:tplc="040C0003" w:tentative="1">
      <w:start w:val="1"/>
      <w:numFmt w:val="bullet"/>
      <w:lvlText w:val="o"/>
      <w:lvlJc w:val="left"/>
      <w:pPr>
        <w:ind w:left="2348" w:hanging="360"/>
      </w:pPr>
      <w:rPr>
        <w:rFonts w:ascii="Courier New" w:hAnsi="Courier New" w:cs="Courier New" w:hint="default"/>
      </w:rPr>
    </w:lvl>
    <w:lvl w:ilvl="2" w:tplc="040C0005" w:tentative="1">
      <w:start w:val="1"/>
      <w:numFmt w:val="bullet"/>
      <w:lvlText w:val=""/>
      <w:lvlJc w:val="left"/>
      <w:pPr>
        <w:ind w:left="3068" w:hanging="360"/>
      </w:pPr>
      <w:rPr>
        <w:rFonts w:ascii="Wingdings" w:hAnsi="Wingdings" w:hint="default"/>
      </w:rPr>
    </w:lvl>
    <w:lvl w:ilvl="3" w:tplc="040C0001" w:tentative="1">
      <w:start w:val="1"/>
      <w:numFmt w:val="bullet"/>
      <w:lvlText w:val=""/>
      <w:lvlJc w:val="left"/>
      <w:pPr>
        <w:ind w:left="3788" w:hanging="360"/>
      </w:pPr>
      <w:rPr>
        <w:rFonts w:ascii="Symbol" w:hAnsi="Symbol" w:hint="default"/>
      </w:rPr>
    </w:lvl>
    <w:lvl w:ilvl="4" w:tplc="040C0003" w:tentative="1">
      <w:start w:val="1"/>
      <w:numFmt w:val="bullet"/>
      <w:lvlText w:val="o"/>
      <w:lvlJc w:val="left"/>
      <w:pPr>
        <w:ind w:left="4508" w:hanging="360"/>
      </w:pPr>
      <w:rPr>
        <w:rFonts w:ascii="Courier New" w:hAnsi="Courier New" w:cs="Courier New" w:hint="default"/>
      </w:rPr>
    </w:lvl>
    <w:lvl w:ilvl="5" w:tplc="040C0005" w:tentative="1">
      <w:start w:val="1"/>
      <w:numFmt w:val="bullet"/>
      <w:lvlText w:val=""/>
      <w:lvlJc w:val="left"/>
      <w:pPr>
        <w:ind w:left="5228" w:hanging="360"/>
      </w:pPr>
      <w:rPr>
        <w:rFonts w:ascii="Wingdings" w:hAnsi="Wingdings" w:hint="default"/>
      </w:rPr>
    </w:lvl>
    <w:lvl w:ilvl="6" w:tplc="040C0001" w:tentative="1">
      <w:start w:val="1"/>
      <w:numFmt w:val="bullet"/>
      <w:lvlText w:val=""/>
      <w:lvlJc w:val="left"/>
      <w:pPr>
        <w:ind w:left="5948" w:hanging="360"/>
      </w:pPr>
      <w:rPr>
        <w:rFonts w:ascii="Symbol" w:hAnsi="Symbol" w:hint="default"/>
      </w:rPr>
    </w:lvl>
    <w:lvl w:ilvl="7" w:tplc="040C0003" w:tentative="1">
      <w:start w:val="1"/>
      <w:numFmt w:val="bullet"/>
      <w:lvlText w:val="o"/>
      <w:lvlJc w:val="left"/>
      <w:pPr>
        <w:ind w:left="6668" w:hanging="360"/>
      </w:pPr>
      <w:rPr>
        <w:rFonts w:ascii="Courier New" w:hAnsi="Courier New" w:cs="Courier New" w:hint="default"/>
      </w:rPr>
    </w:lvl>
    <w:lvl w:ilvl="8" w:tplc="040C0005" w:tentative="1">
      <w:start w:val="1"/>
      <w:numFmt w:val="bullet"/>
      <w:lvlText w:val=""/>
      <w:lvlJc w:val="left"/>
      <w:pPr>
        <w:ind w:left="7388" w:hanging="360"/>
      </w:pPr>
      <w:rPr>
        <w:rFonts w:ascii="Wingdings" w:hAnsi="Wingdings" w:hint="default"/>
      </w:rPr>
    </w:lvl>
  </w:abstractNum>
  <w:abstractNum w:abstractNumId="59" w15:restartNumberingAfterBreak="0">
    <w:nsid w:val="54F210E1"/>
    <w:multiLevelType w:val="multilevel"/>
    <w:tmpl w:val="5CEE9866"/>
    <w:styleLink w:val="WWNum24"/>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60" w15:restartNumberingAfterBreak="0">
    <w:nsid w:val="558D52E6"/>
    <w:multiLevelType w:val="hybridMultilevel"/>
    <w:tmpl w:val="964EB006"/>
    <w:lvl w:ilvl="0" w:tplc="2000E1F2">
      <w:start w:val="1"/>
      <w:numFmt w:val="decimal"/>
      <w:lvlText w:val="A%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5FA1F1A"/>
    <w:multiLevelType w:val="hybridMultilevel"/>
    <w:tmpl w:val="ACEA019E"/>
    <w:lvl w:ilvl="0" w:tplc="0409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62" w15:restartNumberingAfterBreak="0">
    <w:nsid w:val="56C46457"/>
    <w:multiLevelType w:val="hybridMultilevel"/>
    <w:tmpl w:val="71A67B10"/>
    <w:lvl w:ilvl="0" w:tplc="F4945542">
      <w:start w:val="1"/>
      <w:numFmt w:val="decimal"/>
      <w:lvlText w:val="C%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63" w15:restartNumberingAfterBreak="0">
    <w:nsid w:val="579C3A48"/>
    <w:multiLevelType w:val="hybridMultilevel"/>
    <w:tmpl w:val="2A5C9074"/>
    <w:lvl w:ilvl="0" w:tplc="F4945542">
      <w:start w:val="1"/>
      <w:numFmt w:val="decimal"/>
      <w:lvlText w:val="C%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5C41024A"/>
    <w:multiLevelType w:val="hybridMultilevel"/>
    <w:tmpl w:val="087CD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5F1041ED"/>
    <w:multiLevelType w:val="hybridMultilevel"/>
    <w:tmpl w:val="4E3CDD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6" w15:restartNumberingAfterBreak="0">
    <w:nsid w:val="5F213B2F"/>
    <w:multiLevelType w:val="multilevel"/>
    <w:tmpl w:val="64B27480"/>
    <w:styleLink w:val="WWNum39"/>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67" w15:restartNumberingAfterBreak="0">
    <w:nsid w:val="609F0DEB"/>
    <w:multiLevelType w:val="hybridMultilevel"/>
    <w:tmpl w:val="60249AB2"/>
    <w:lvl w:ilvl="0" w:tplc="229E5EA6">
      <w:start w:val="48"/>
      <w:numFmt w:val="bullet"/>
      <w:lvlText w:val="•"/>
      <w:lvlJc w:val="left"/>
      <w:pPr>
        <w:ind w:left="720" w:hanging="360"/>
      </w:pPr>
      <w:rPr>
        <w:rFonts w:ascii="Arial" w:eastAsia="Arial"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8" w15:restartNumberingAfterBreak="0">
    <w:nsid w:val="625114EE"/>
    <w:multiLevelType w:val="multilevel"/>
    <w:tmpl w:val="452E63E4"/>
    <w:styleLink w:val="WWNum12"/>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69" w15:restartNumberingAfterBreak="0">
    <w:nsid w:val="62565326"/>
    <w:multiLevelType w:val="multilevel"/>
    <w:tmpl w:val="4C62D076"/>
    <w:styleLink w:val="WWNum31"/>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70" w15:restartNumberingAfterBreak="0">
    <w:nsid w:val="625E76B3"/>
    <w:multiLevelType w:val="hybridMultilevel"/>
    <w:tmpl w:val="FF7A9FE6"/>
    <w:lvl w:ilvl="0" w:tplc="9F3AF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63D22A69"/>
    <w:multiLevelType w:val="hybridMultilevel"/>
    <w:tmpl w:val="4E4634CC"/>
    <w:lvl w:ilvl="0" w:tplc="04090001">
      <w:start w:val="1"/>
      <w:numFmt w:val="bullet"/>
      <w:lvlText w:val=""/>
      <w:lvlJc w:val="left"/>
      <w:pPr>
        <w:ind w:left="777" w:hanging="360"/>
      </w:pPr>
      <w:rPr>
        <w:rFonts w:ascii="Symbol" w:hAnsi="Symbol"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72" w15:restartNumberingAfterBreak="0">
    <w:nsid w:val="64A3050A"/>
    <w:multiLevelType w:val="hybridMultilevel"/>
    <w:tmpl w:val="C346E856"/>
    <w:lvl w:ilvl="0" w:tplc="1B18DAB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3" w15:restartNumberingAfterBreak="0">
    <w:nsid w:val="65AA719A"/>
    <w:multiLevelType w:val="hybridMultilevel"/>
    <w:tmpl w:val="C92A0EC8"/>
    <w:lvl w:ilvl="0" w:tplc="3C54C242">
      <w:start w:val="1"/>
      <w:numFmt w:val="decimal"/>
      <w:lvlText w:val="B%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4" w15:restartNumberingAfterBreak="0">
    <w:nsid w:val="66B50C92"/>
    <w:multiLevelType w:val="multilevel"/>
    <w:tmpl w:val="C43E1BCA"/>
    <w:styleLink w:val="WWNum5"/>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75" w15:restartNumberingAfterBreak="0">
    <w:nsid w:val="66FC2DD9"/>
    <w:multiLevelType w:val="hybridMultilevel"/>
    <w:tmpl w:val="508A2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6A3415B4"/>
    <w:multiLevelType w:val="multilevel"/>
    <w:tmpl w:val="9852F5AE"/>
    <w:styleLink w:val="WWNum4"/>
    <w:lvl w:ilvl="0">
      <w:start w:val="1"/>
      <w:numFmt w:val="decimal"/>
      <w:lvlText w:val="%1."/>
      <w:lvlJc w:val="left"/>
    </w:lvl>
    <w:lvl w:ilvl="1">
      <w:start w:val="1"/>
      <w:numFmt w:val="lowerLetter"/>
      <w:lvlText w:val="%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lowerRoman"/>
      <w:lvlText w:val="(%1.%2.%3.%4.%5.%6)"/>
      <w:lvlJc w:val="left"/>
    </w:lvl>
    <w:lvl w:ilvl="6">
      <w:start w:val="1"/>
      <w:numFmt w:val="decimal"/>
      <w:lvlText w:val="%1.%2.%3.%4.%5.%6.%7."/>
      <w:lvlJc w:val="left"/>
    </w:lvl>
    <w:lvl w:ilvl="7">
      <w:start w:val="1"/>
      <w:numFmt w:val="lowerLetter"/>
      <w:lvlText w:val="%1.%2.%3.%4.%5.%6.%7.%8."/>
      <w:lvlJc w:val="left"/>
    </w:lvl>
    <w:lvl w:ilvl="8">
      <w:start w:val="1"/>
      <w:numFmt w:val="lowerRoman"/>
      <w:lvlText w:val="%1.%2.%3.%4.%5.%6.%7.%8.%9."/>
      <w:lvlJc w:val="left"/>
    </w:lvl>
  </w:abstractNum>
  <w:abstractNum w:abstractNumId="77" w15:restartNumberingAfterBreak="0">
    <w:nsid w:val="6BCA61E0"/>
    <w:multiLevelType w:val="multilevel"/>
    <w:tmpl w:val="50A2E7B2"/>
    <w:styleLink w:val="WWNum26"/>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78" w15:restartNumberingAfterBreak="0">
    <w:nsid w:val="6C6414EA"/>
    <w:multiLevelType w:val="multilevel"/>
    <w:tmpl w:val="FF9A7D60"/>
    <w:styleLink w:val="WWNum9"/>
    <w:lvl w:ilvl="0">
      <w:numFmt w:val="bullet"/>
      <w:lvlText w:val=""/>
      <w:lvlJc w:val="left"/>
    </w:lvl>
    <w:lvl w:ilvl="1">
      <w:numFmt w:val="bullet"/>
      <w:lvlText w:val="o"/>
      <w:lvlJc w:val="left"/>
    </w:lvl>
    <w:lvl w:ilvl="2">
      <w:numFmt w:val="bullet"/>
      <w:lvlText w:val=""/>
      <w:lvlJc w:val="left"/>
    </w:lvl>
    <w:lvl w:ilvl="3">
      <w:numFmt w:val="bullet"/>
      <w:lvlText w:val=""/>
      <w:lvlJc w:val="left"/>
    </w:lvl>
    <w:lvl w:ilvl="4">
      <w:numFmt w:val="bullet"/>
      <w:lvlText w:val="o"/>
      <w:lvlJc w:val="left"/>
    </w:lvl>
    <w:lvl w:ilvl="5">
      <w:numFmt w:val="bullet"/>
      <w:lvlText w:val=""/>
      <w:lvlJc w:val="left"/>
    </w:lvl>
    <w:lvl w:ilvl="6">
      <w:numFmt w:val="bullet"/>
      <w:lvlText w:val=""/>
      <w:lvlJc w:val="left"/>
    </w:lvl>
    <w:lvl w:ilvl="7">
      <w:numFmt w:val="bullet"/>
      <w:lvlText w:val="o"/>
      <w:lvlJc w:val="left"/>
    </w:lvl>
    <w:lvl w:ilvl="8">
      <w:numFmt w:val="bullet"/>
      <w:lvlText w:val=""/>
      <w:lvlJc w:val="left"/>
    </w:lvl>
  </w:abstractNum>
  <w:abstractNum w:abstractNumId="79" w15:restartNumberingAfterBreak="0">
    <w:nsid w:val="6CEA23BD"/>
    <w:multiLevelType w:val="hybridMultilevel"/>
    <w:tmpl w:val="242034C0"/>
    <w:lvl w:ilvl="0" w:tplc="1A9049A4">
      <w:start w:val="1"/>
      <w:numFmt w:val="bullet"/>
      <w:pStyle w:val="PuceBruneExprience"/>
      <w:lvlText w:val="■"/>
      <w:lvlJc w:val="left"/>
      <w:pPr>
        <w:tabs>
          <w:tab w:val="num" w:pos="1069"/>
        </w:tabs>
        <w:ind w:left="993" w:hanging="284"/>
      </w:pPr>
      <w:rPr>
        <w:rFonts w:ascii="Arial" w:hAnsi="Arial" w:cs="Times New Roman" w:hint="default"/>
        <w:b w:val="0"/>
        <w:i w:val="0"/>
        <w:color w:val="800000"/>
        <w:sz w:val="20"/>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0536026"/>
    <w:multiLevelType w:val="multilevel"/>
    <w:tmpl w:val="5776B50E"/>
    <w:lvl w:ilvl="0">
      <w:start w:val="1"/>
      <w:numFmt w:val="none"/>
      <w:pStyle w:val="Source"/>
      <w:lvlText w:val="Source:"/>
      <w:lvlJc w:val="left"/>
      <w:pPr>
        <w:tabs>
          <w:tab w:val="num" w:pos="1250"/>
        </w:tabs>
        <w:ind w:left="142" w:firstLine="28"/>
      </w:pPr>
      <w:rPr>
        <w:rFonts w:ascii="Times New Roman" w:hAnsi="Times New Roman" w:cs="Times New Roman" w:hint="default"/>
        <w:b w:val="0"/>
        <w:bCs w:val="0"/>
        <w:i/>
        <w:iCs/>
        <w:sz w:val="22"/>
        <w:szCs w:val="22"/>
        <w:u w:val="single"/>
      </w:rPr>
    </w:lvl>
    <w:lvl w:ilvl="1">
      <w:start w:val="1"/>
      <w:numFmt w:val="none"/>
      <w:suff w:val="nothing"/>
      <w:lvlText w:val=""/>
      <w:lvlJc w:val="left"/>
      <w:pPr>
        <w:ind w:left="142"/>
      </w:pPr>
      <w:rPr>
        <w:rFonts w:cs="Times New Roman" w:hint="default"/>
      </w:rPr>
    </w:lvl>
    <w:lvl w:ilvl="2">
      <w:start w:val="1"/>
      <w:numFmt w:val="none"/>
      <w:suff w:val="nothing"/>
      <w:lvlText w:val=""/>
      <w:lvlJc w:val="left"/>
      <w:pPr>
        <w:ind w:left="142"/>
      </w:pPr>
      <w:rPr>
        <w:rFonts w:cs="Times New Roman" w:hint="default"/>
      </w:rPr>
    </w:lvl>
    <w:lvl w:ilvl="3">
      <w:start w:val="1"/>
      <w:numFmt w:val="none"/>
      <w:suff w:val="nothing"/>
      <w:lvlText w:val=""/>
      <w:lvlJc w:val="left"/>
      <w:pPr>
        <w:ind w:left="142"/>
      </w:pPr>
      <w:rPr>
        <w:rFonts w:cs="Times New Roman" w:hint="default"/>
      </w:rPr>
    </w:lvl>
    <w:lvl w:ilvl="4">
      <w:start w:val="1"/>
      <w:numFmt w:val="none"/>
      <w:suff w:val="nothing"/>
      <w:lvlText w:val=""/>
      <w:lvlJc w:val="left"/>
      <w:pPr>
        <w:ind w:left="142"/>
      </w:pPr>
      <w:rPr>
        <w:rFonts w:cs="Times New Roman" w:hint="default"/>
      </w:rPr>
    </w:lvl>
    <w:lvl w:ilvl="5">
      <w:start w:val="1"/>
      <w:numFmt w:val="none"/>
      <w:suff w:val="nothing"/>
      <w:lvlText w:val=""/>
      <w:lvlJc w:val="left"/>
      <w:pPr>
        <w:ind w:left="142"/>
      </w:pPr>
      <w:rPr>
        <w:rFonts w:cs="Times New Roman" w:hint="default"/>
      </w:rPr>
    </w:lvl>
    <w:lvl w:ilvl="6">
      <w:start w:val="1"/>
      <w:numFmt w:val="none"/>
      <w:suff w:val="nothing"/>
      <w:lvlText w:val=""/>
      <w:lvlJc w:val="left"/>
      <w:pPr>
        <w:ind w:left="142"/>
      </w:pPr>
      <w:rPr>
        <w:rFonts w:cs="Times New Roman" w:hint="default"/>
      </w:rPr>
    </w:lvl>
    <w:lvl w:ilvl="7">
      <w:start w:val="1"/>
      <w:numFmt w:val="none"/>
      <w:suff w:val="nothing"/>
      <w:lvlText w:val=""/>
      <w:lvlJc w:val="left"/>
      <w:pPr>
        <w:ind w:left="142"/>
      </w:pPr>
      <w:rPr>
        <w:rFonts w:cs="Times New Roman" w:hint="default"/>
      </w:rPr>
    </w:lvl>
    <w:lvl w:ilvl="8">
      <w:start w:val="1"/>
      <w:numFmt w:val="none"/>
      <w:suff w:val="nothing"/>
      <w:lvlText w:val=""/>
      <w:lvlJc w:val="left"/>
      <w:pPr>
        <w:ind w:left="142"/>
      </w:pPr>
      <w:rPr>
        <w:rFonts w:cs="Times New Roman" w:hint="default"/>
      </w:rPr>
    </w:lvl>
  </w:abstractNum>
  <w:abstractNum w:abstractNumId="81" w15:restartNumberingAfterBreak="0">
    <w:nsid w:val="705F4519"/>
    <w:multiLevelType w:val="multilevel"/>
    <w:tmpl w:val="21867332"/>
    <w:styleLink w:val="WWNum38"/>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82" w15:restartNumberingAfterBreak="0">
    <w:nsid w:val="709D7E98"/>
    <w:multiLevelType w:val="hybridMultilevel"/>
    <w:tmpl w:val="F8242E0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15:restartNumberingAfterBreak="0">
    <w:nsid w:val="744C5469"/>
    <w:multiLevelType w:val="multilevel"/>
    <w:tmpl w:val="32625672"/>
    <w:styleLink w:val="WWNum20"/>
    <w:lvl w:ilvl="0">
      <w:numFmt w:val="bullet"/>
      <w:lvlText w:val="o"/>
      <w:lvlJc w:val="left"/>
      <w:rPr>
        <w:rFonts w:ascii="Times New Roman" w:hAnsi="Times New Roman" w:cs="Courier New"/>
      </w:rPr>
    </w:lvl>
    <w:lvl w:ilvl="1">
      <w:numFmt w:val="bullet"/>
      <w:lvlText w:val=""/>
      <w:lvlJc w:val="left"/>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84" w15:restartNumberingAfterBreak="0">
    <w:nsid w:val="74B10651"/>
    <w:multiLevelType w:val="multilevel"/>
    <w:tmpl w:val="EC3E8B50"/>
    <w:styleLink w:val="WWNum21"/>
    <w:lvl w:ilvl="0">
      <w:numFmt w:val="bullet"/>
      <w:lvlText w:val="o"/>
      <w:lvlJc w:val="left"/>
      <w:rPr>
        <w:rFonts w:ascii="Times New Roman" w:hAnsi="Times New Roman" w:cs="Courier New"/>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85" w15:restartNumberingAfterBreak="0">
    <w:nsid w:val="75922AF4"/>
    <w:multiLevelType w:val="multilevel"/>
    <w:tmpl w:val="166686B4"/>
    <w:styleLink w:val="WWNum32"/>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86" w15:restartNumberingAfterBreak="0">
    <w:nsid w:val="75BF7693"/>
    <w:multiLevelType w:val="hybridMultilevel"/>
    <w:tmpl w:val="59962450"/>
    <w:lvl w:ilvl="0" w:tplc="04090001">
      <w:start w:val="1"/>
      <w:numFmt w:val="bullet"/>
      <w:lvlText w:val=""/>
      <w:lvlJc w:val="left"/>
      <w:pPr>
        <w:ind w:left="777" w:hanging="360"/>
      </w:pPr>
      <w:rPr>
        <w:rFonts w:ascii="Symbol" w:hAnsi="Symbol"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87" w15:restartNumberingAfterBreak="0">
    <w:nsid w:val="764879D5"/>
    <w:multiLevelType w:val="multilevel"/>
    <w:tmpl w:val="4708899A"/>
    <w:styleLink w:val="WWNum40"/>
    <w:lvl w:ilvl="0">
      <w:start w:val="1"/>
      <w:numFmt w:val="decimal"/>
      <w:lvlText w:val="%1."/>
      <w:lvlJc w:val="left"/>
      <w:rPr>
        <w:i w:val="0"/>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8" w15:restartNumberingAfterBreak="0">
    <w:nsid w:val="77512A37"/>
    <w:multiLevelType w:val="hybridMultilevel"/>
    <w:tmpl w:val="988241EE"/>
    <w:lvl w:ilvl="0" w:tplc="3C54C242">
      <w:start w:val="1"/>
      <w:numFmt w:val="decimal"/>
      <w:lvlText w:val="B%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9" w15:restartNumberingAfterBreak="0">
    <w:nsid w:val="78507309"/>
    <w:multiLevelType w:val="multilevel"/>
    <w:tmpl w:val="03ECF26A"/>
    <w:styleLink w:val="WWNum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0" w15:restartNumberingAfterBreak="0">
    <w:nsid w:val="785A64CF"/>
    <w:multiLevelType w:val="hybridMultilevel"/>
    <w:tmpl w:val="58B451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1" w15:restartNumberingAfterBreak="0">
    <w:nsid w:val="7867636E"/>
    <w:multiLevelType w:val="hybridMultilevel"/>
    <w:tmpl w:val="8904EC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2" w15:restartNumberingAfterBreak="0">
    <w:nsid w:val="791B5537"/>
    <w:multiLevelType w:val="multilevel"/>
    <w:tmpl w:val="EE1AEDDA"/>
    <w:styleLink w:val="WWNum7"/>
    <w:lvl w:ilvl="0">
      <w:numFmt w:val="bullet"/>
      <w:lvlText w:val="-"/>
      <w:lvlJc w:val="left"/>
      <w:rPr>
        <w:rFonts w:ascii="Times New Roman" w:eastAsia="SimSun" w:hAnsi="Times New Roman" w:cs="Arial"/>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93" w15:restartNumberingAfterBreak="0">
    <w:nsid w:val="792267DF"/>
    <w:multiLevelType w:val="multilevel"/>
    <w:tmpl w:val="3A287954"/>
    <w:styleLink w:val="WWNum16"/>
    <w:lvl w:ilvl="0">
      <w:numFmt w:val="bullet"/>
      <w:lvlText w:val="o"/>
      <w:lvlJc w:val="left"/>
      <w:rPr>
        <w:rFonts w:ascii="Times New Roman" w:hAnsi="Times New Roman" w:cs="Courier New"/>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94" w15:restartNumberingAfterBreak="0">
    <w:nsid w:val="79521107"/>
    <w:multiLevelType w:val="multilevel"/>
    <w:tmpl w:val="FEA0DC32"/>
    <w:styleLink w:val="WWNum42"/>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95" w15:restartNumberingAfterBreak="0">
    <w:nsid w:val="7991721F"/>
    <w:multiLevelType w:val="multilevel"/>
    <w:tmpl w:val="A14A14D6"/>
    <w:styleLink w:val="WWNum25"/>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96" w15:restartNumberingAfterBreak="0">
    <w:nsid w:val="7A1B3B3D"/>
    <w:multiLevelType w:val="hybridMultilevel"/>
    <w:tmpl w:val="7A0A5A94"/>
    <w:lvl w:ilvl="0" w:tplc="04090001">
      <w:start w:val="1"/>
      <w:numFmt w:val="bullet"/>
      <w:lvlText w:val=""/>
      <w:lvlJc w:val="left"/>
      <w:pPr>
        <w:ind w:left="777" w:hanging="360"/>
      </w:pPr>
      <w:rPr>
        <w:rFonts w:ascii="Symbol" w:hAnsi="Symbol"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97" w15:restartNumberingAfterBreak="0">
    <w:nsid w:val="7ABF5401"/>
    <w:multiLevelType w:val="multilevel"/>
    <w:tmpl w:val="E1787AF8"/>
    <w:styleLink w:val="WWNum3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8" w15:restartNumberingAfterBreak="0">
    <w:nsid w:val="7B33263D"/>
    <w:multiLevelType w:val="hybridMultilevel"/>
    <w:tmpl w:val="0198715C"/>
    <w:lvl w:ilvl="0" w:tplc="39E8E2DE">
      <w:start w:val="1"/>
      <w:numFmt w:val="decimal"/>
      <w:lvlText w:val="C%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9" w15:restartNumberingAfterBreak="0">
    <w:nsid w:val="7E66566E"/>
    <w:multiLevelType w:val="hybridMultilevel"/>
    <w:tmpl w:val="DE7A67B2"/>
    <w:lvl w:ilvl="0" w:tplc="2776402A">
      <w:start w:val="4"/>
      <w:numFmt w:val="decimal"/>
      <w:lvlText w:val="C%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6"/>
  </w:num>
  <w:num w:numId="2">
    <w:abstractNumId w:val="3"/>
  </w:num>
  <w:num w:numId="3">
    <w:abstractNumId w:val="47"/>
  </w:num>
  <w:num w:numId="4">
    <w:abstractNumId w:val="4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9"/>
  </w:num>
  <w:num w:numId="6">
    <w:abstractNumId w:val="37"/>
  </w:num>
  <w:num w:numId="7">
    <w:abstractNumId w:val="53"/>
  </w:num>
  <w:num w:numId="8">
    <w:abstractNumId w:val="55"/>
  </w:num>
  <w:num w:numId="9">
    <w:abstractNumId w:val="67"/>
  </w:num>
  <w:num w:numId="10">
    <w:abstractNumId w:val="1"/>
  </w:num>
  <w:num w:numId="11">
    <w:abstractNumId w:val="50"/>
  </w:num>
  <w:num w:numId="12">
    <w:abstractNumId w:val="89"/>
  </w:num>
  <w:num w:numId="13">
    <w:abstractNumId w:val="54"/>
  </w:num>
  <w:num w:numId="14">
    <w:abstractNumId w:val="76"/>
  </w:num>
  <w:num w:numId="15">
    <w:abstractNumId w:val="74"/>
  </w:num>
  <w:num w:numId="16">
    <w:abstractNumId w:val="39"/>
  </w:num>
  <w:num w:numId="17">
    <w:abstractNumId w:val="92"/>
  </w:num>
  <w:num w:numId="18">
    <w:abstractNumId w:val="32"/>
  </w:num>
  <w:num w:numId="19">
    <w:abstractNumId w:val="78"/>
  </w:num>
  <w:num w:numId="20">
    <w:abstractNumId w:val="36"/>
  </w:num>
  <w:num w:numId="21">
    <w:abstractNumId w:val="41"/>
  </w:num>
  <w:num w:numId="22">
    <w:abstractNumId w:val="68"/>
  </w:num>
  <w:num w:numId="23">
    <w:abstractNumId w:val="56"/>
  </w:num>
  <w:num w:numId="24">
    <w:abstractNumId w:val="31"/>
  </w:num>
  <w:num w:numId="25">
    <w:abstractNumId w:val="6"/>
  </w:num>
  <w:num w:numId="26">
    <w:abstractNumId w:val="93"/>
  </w:num>
  <w:num w:numId="27">
    <w:abstractNumId w:val="27"/>
  </w:num>
  <w:num w:numId="28">
    <w:abstractNumId w:val="24"/>
  </w:num>
  <w:num w:numId="29">
    <w:abstractNumId w:val="48"/>
  </w:num>
  <w:num w:numId="30">
    <w:abstractNumId w:val="83"/>
  </w:num>
  <w:num w:numId="31">
    <w:abstractNumId w:val="84"/>
  </w:num>
  <w:num w:numId="32">
    <w:abstractNumId w:val="11"/>
  </w:num>
  <w:num w:numId="33">
    <w:abstractNumId w:val="13"/>
  </w:num>
  <w:num w:numId="34">
    <w:abstractNumId w:val="59"/>
  </w:num>
  <w:num w:numId="35">
    <w:abstractNumId w:val="95"/>
  </w:num>
  <w:num w:numId="36">
    <w:abstractNumId w:val="77"/>
  </w:num>
  <w:num w:numId="37">
    <w:abstractNumId w:val="14"/>
  </w:num>
  <w:num w:numId="38">
    <w:abstractNumId w:val="44"/>
  </w:num>
  <w:num w:numId="39">
    <w:abstractNumId w:val="9"/>
  </w:num>
  <w:num w:numId="40">
    <w:abstractNumId w:val="10"/>
  </w:num>
  <w:num w:numId="41">
    <w:abstractNumId w:val="69"/>
  </w:num>
  <w:num w:numId="42">
    <w:abstractNumId w:val="85"/>
  </w:num>
  <w:num w:numId="43">
    <w:abstractNumId w:val="34"/>
  </w:num>
  <w:num w:numId="44">
    <w:abstractNumId w:val="97"/>
  </w:num>
  <w:num w:numId="45">
    <w:abstractNumId w:val="15"/>
  </w:num>
  <w:num w:numId="46">
    <w:abstractNumId w:val="51"/>
  </w:num>
  <w:num w:numId="47">
    <w:abstractNumId w:val="2"/>
  </w:num>
  <w:num w:numId="48">
    <w:abstractNumId w:val="81"/>
  </w:num>
  <w:num w:numId="49">
    <w:abstractNumId w:val="66"/>
  </w:num>
  <w:num w:numId="50">
    <w:abstractNumId w:val="87"/>
  </w:num>
  <w:num w:numId="51">
    <w:abstractNumId w:val="42"/>
  </w:num>
  <w:num w:numId="52">
    <w:abstractNumId w:val="94"/>
  </w:num>
  <w:num w:numId="53">
    <w:abstractNumId w:val="52"/>
  </w:num>
  <w:num w:numId="54">
    <w:abstractNumId w:val="65"/>
  </w:num>
  <w:num w:numId="55">
    <w:abstractNumId w:val="49"/>
  </w:num>
  <w:num w:numId="56">
    <w:abstractNumId w:val="75"/>
  </w:num>
  <w:num w:numId="57">
    <w:abstractNumId w:val="64"/>
  </w:num>
  <w:num w:numId="58">
    <w:abstractNumId w:val="80"/>
  </w:num>
  <w:num w:numId="59">
    <w:abstractNumId w:val="5"/>
  </w:num>
  <w:num w:numId="60">
    <w:abstractNumId w:val="38"/>
  </w:num>
  <w:num w:numId="61">
    <w:abstractNumId w:val="18"/>
  </w:num>
  <w:num w:numId="62">
    <w:abstractNumId w:val="16"/>
  </w:num>
  <w:num w:numId="63">
    <w:abstractNumId w:val="72"/>
  </w:num>
  <w:num w:numId="64">
    <w:abstractNumId w:val="17"/>
  </w:num>
  <w:num w:numId="65">
    <w:abstractNumId w:val="25"/>
  </w:num>
  <w:num w:numId="66">
    <w:abstractNumId w:val="60"/>
  </w:num>
  <w:num w:numId="67">
    <w:abstractNumId w:val="22"/>
  </w:num>
  <w:num w:numId="68">
    <w:abstractNumId w:val="96"/>
  </w:num>
  <w:num w:numId="69">
    <w:abstractNumId w:val="86"/>
  </w:num>
  <w:num w:numId="70">
    <w:abstractNumId w:val="58"/>
  </w:num>
  <w:num w:numId="71">
    <w:abstractNumId w:val="61"/>
  </w:num>
  <w:num w:numId="72">
    <w:abstractNumId w:val="71"/>
  </w:num>
  <w:num w:numId="73">
    <w:abstractNumId w:val="33"/>
  </w:num>
  <w:num w:numId="74">
    <w:abstractNumId w:val="23"/>
  </w:num>
  <w:num w:numId="75">
    <w:abstractNumId w:val="82"/>
  </w:num>
  <w:num w:numId="76">
    <w:abstractNumId w:val="30"/>
  </w:num>
  <w:num w:numId="77">
    <w:abstractNumId w:val="12"/>
  </w:num>
  <w:num w:numId="78">
    <w:abstractNumId w:val="7"/>
  </w:num>
  <w:num w:numId="79">
    <w:abstractNumId w:val="19"/>
  </w:num>
  <w:num w:numId="80">
    <w:abstractNumId w:val="45"/>
  </w:num>
  <w:num w:numId="81">
    <w:abstractNumId w:val="88"/>
  </w:num>
  <w:num w:numId="82">
    <w:abstractNumId w:val="73"/>
  </w:num>
  <w:num w:numId="83">
    <w:abstractNumId w:val="28"/>
  </w:num>
  <w:num w:numId="84">
    <w:abstractNumId w:val="98"/>
  </w:num>
  <w:num w:numId="85">
    <w:abstractNumId w:val="62"/>
  </w:num>
  <w:num w:numId="86">
    <w:abstractNumId w:val="99"/>
  </w:num>
  <w:num w:numId="87">
    <w:abstractNumId w:val="21"/>
  </w:num>
  <w:num w:numId="88">
    <w:abstractNumId w:val="63"/>
  </w:num>
  <w:num w:numId="89">
    <w:abstractNumId w:val="57"/>
  </w:num>
  <w:num w:numId="90">
    <w:abstractNumId w:val="35"/>
  </w:num>
  <w:num w:numId="91">
    <w:abstractNumId w:val="46"/>
  </w:num>
  <w:num w:numId="92">
    <w:abstractNumId w:val="20"/>
  </w:num>
  <w:num w:numId="93">
    <w:abstractNumId w:val="4"/>
  </w:num>
  <w:num w:numId="94">
    <w:abstractNumId w:val="29"/>
  </w:num>
  <w:num w:numId="95">
    <w:abstractNumId w:val="8"/>
  </w:num>
  <w:num w:numId="96">
    <w:abstractNumId w:val="70"/>
  </w:num>
  <w:num w:numId="97">
    <w:abstractNumId w:val="90"/>
  </w:num>
  <w:num w:numId="98">
    <w:abstractNumId w:val="91"/>
  </w:num>
  <w:num w:numId="99">
    <w:abstractNumId w:val="40"/>
  </w:num>
  <w:numIdMacAtCleanup w:val="9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rge adjognon">
    <w15:presenceInfo w15:providerId="Windows Live" w15:userId="1239412f4c3f7b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activeWritingStyle w:appName="MSWord" w:lang="de-CH" w:vendorID="64" w:dllVersion="6" w:nlCheck="1" w:checkStyle="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fr-FR" w:vendorID="64" w:dllVersion="6" w:nlCheck="1" w:checkStyle="1"/>
  <w:activeWritingStyle w:appName="MSWord" w:lang="fr-CH" w:vendorID="64" w:dllVersion="6" w:nlCheck="1" w:checkStyle="0"/>
  <w:activeWritingStyle w:appName="MSWord" w:lang="es-ES" w:vendorID="64" w:dllVersion="6" w:nlCheck="1" w:checkStyle="0"/>
  <w:activeWritingStyle w:appName="MSWord" w:lang="es-NI" w:vendorID="64" w:dllVersion="6" w:nlCheck="1" w:checkStyle="1"/>
  <w:activeWritingStyle w:appName="MSWord" w:lang="fr-BE" w:vendorID="64" w:dllVersion="6" w:nlCheck="1" w:checkStyle="0"/>
  <w:activeWritingStyle w:appName="MSWord" w:lang="fr-FR" w:vendorID="64" w:dllVersion="0" w:nlCheck="1" w:checkStyle="0"/>
  <w:activeWritingStyle w:appName="MSWord" w:lang="en-GB" w:vendorID="64" w:dllVersion="0" w:nlCheck="1" w:checkStyle="0"/>
  <w:activeWritingStyle w:appName="MSWord" w:lang="fr-CH" w:vendorID="64" w:dllVersion="0" w:nlCheck="1" w:checkStyle="0"/>
  <w:activeWritingStyle w:appName="MSWord" w:lang="fr-BE" w:vendorID="64" w:dllVersion="0" w:nlCheck="1" w:checkStyle="0"/>
  <w:activeWritingStyle w:appName="MSWord" w:lang="en-US" w:vendorID="64" w:dllVersion="0"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454"/>
  <w:hyphenationZone w:val="425"/>
  <w:drawingGridHorizontalSpacing w:val="110"/>
  <w:drawingGridVerticalSpacing w:val="5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776"/>
    <w:rsid w:val="000011B9"/>
    <w:rsid w:val="00002438"/>
    <w:rsid w:val="00003A89"/>
    <w:rsid w:val="000048C7"/>
    <w:rsid w:val="000049A2"/>
    <w:rsid w:val="000058B2"/>
    <w:rsid w:val="000066AA"/>
    <w:rsid w:val="0000688F"/>
    <w:rsid w:val="00011D2A"/>
    <w:rsid w:val="00016FED"/>
    <w:rsid w:val="00017D9E"/>
    <w:rsid w:val="00020CB8"/>
    <w:rsid w:val="00022D34"/>
    <w:rsid w:val="0002347E"/>
    <w:rsid w:val="00023D1F"/>
    <w:rsid w:val="000253C2"/>
    <w:rsid w:val="000258C3"/>
    <w:rsid w:val="00027221"/>
    <w:rsid w:val="00027751"/>
    <w:rsid w:val="00027A38"/>
    <w:rsid w:val="000318E8"/>
    <w:rsid w:val="0003256E"/>
    <w:rsid w:val="00032FD4"/>
    <w:rsid w:val="000340E3"/>
    <w:rsid w:val="00034523"/>
    <w:rsid w:val="00034A1C"/>
    <w:rsid w:val="00035BFF"/>
    <w:rsid w:val="000374C1"/>
    <w:rsid w:val="00037E9B"/>
    <w:rsid w:val="0004321D"/>
    <w:rsid w:val="00043460"/>
    <w:rsid w:val="00043DB6"/>
    <w:rsid w:val="00045CE5"/>
    <w:rsid w:val="00046DC0"/>
    <w:rsid w:val="000473E4"/>
    <w:rsid w:val="00047868"/>
    <w:rsid w:val="0005022F"/>
    <w:rsid w:val="000508CC"/>
    <w:rsid w:val="00050930"/>
    <w:rsid w:val="000514F4"/>
    <w:rsid w:val="00051CA6"/>
    <w:rsid w:val="00053CC8"/>
    <w:rsid w:val="00054429"/>
    <w:rsid w:val="00060568"/>
    <w:rsid w:val="00062C12"/>
    <w:rsid w:val="00063DB0"/>
    <w:rsid w:val="0006472C"/>
    <w:rsid w:val="000656BB"/>
    <w:rsid w:val="000667C0"/>
    <w:rsid w:val="00071ADE"/>
    <w:rsid w:val="00074923"/>
    <w:rsid w:val="00074DD7"/>
    <w:rsid w:val="00074EEC"/>
    <w:rsid w:val="000758CF"/>
    <w:rsid w:val="0007667B"/>
    <w:rsid w:val="000779EE"/>
    <w:rsid w:val="0008068F"/>
    <w:rsid w:val="0008272E"/>
    <w:rsid w:val="00083C39"/>
    <w:rsid w:val="00084799"/>
    <w:rsid w:val="00085127"/>
    <w:rsid w:val="00087F5E"/>
    <w:rsid w:val="00091317"/>
    <w:rsid w:val="0009334C"/>
    <w:rsid w:val="00093CA3"/>
    <w:rsid w:val="0009657A"/>
    <w:rsid w:val="000966D4"/>
    <w:rsid w:val="00097100"/>
    <w:rsid w:val="00097340"/>
    <w:rsid w:val="000A0553"/>
    <w:rsid w:val="000A2874"/>
    <w:rsid w:val="000A2884"/>
    <w:rsid w:val="000A35F6"/>
    <w:rsid w:val="000A5A5B"/>
    <w:rsid w:val="000A6AAA"/>
    <w:rsid w:val="000A6ABC"/>
    <w:rsid w:val="000A6E9B"/>
    <w:rsid w:val="000B28FC"/>
    <w:rsid w:val="000B5436"/>
    <w:rsid w:val="000B55A7"/>
    <w:rsid w:val="000B691B"/>
    <w:rsid w:val="000B78B3"/>
    <w:rsid w:val="000C0BFF"/>
    <w:rsid w:val="000C0F63"/>
    <w:rsid w:val="000C111E"/>
    <w:rsid w:val="000C13C5"/>
    <w:rsid w:val="000C1801"/>
    <w:rsid w:val="000C3B7C"/>
    <w:rsid w:val="000C44A3"/>
    <w:rsid w:val="000C6041"/>
    <w:rsid w:val="000D00D3"/>
    <w:rsid w:val="000D1CE6"/>
    <w:rsid w:val="000D23CC"/>
    <w:rsid w:val="000D2D27"/>
    <w:rsid w:val="000D40BE"/>
    <w:rsid w:val="000D58D1"/>
    <w:rsid w:val="000E107B"/>
    <w:rsid w:val="000E3207"/>
    <w:rsid w:val="000E4DE9"/>
    <w:rsid w:val="000E52F6"/>
    <w:rsid w:val="000E536D"/>
    <w:rsid w:val="000E776C"/>
    <w:rsid w:val="000E7DD9"/>
    <w:rsid w:val="000F00CB"/>
    <w:rsid w:val="000F1044"/>
    <w:rsid w:val="000F267E"/>
    <w:rsid w:val="000F3DD9"/>
    <w:rsid w:val="000F3EB1"/>
    <w:rsid w:val="000F4E9E"/>
    <w:rsid w:val="000F6A44"/>
    <w:rsid w:val="000F7A10"/>
    <w:rsid w:val="00103777"/>
    <w:rsid w:val="001039EC"/>
    <w:rsid w:val="00105C17"/>
    <w:rsid w:val="00107904"/>
    <w:rsid w:val="0011070D"/>
    <w:rsid w:val="00110815"/>
    <w:rsid w:val="00111C24"/>
    <w:rsid w:val="00111E24"/>
    <w:rsid w:val="00111EC4"/>
    <w:rsid w:val="00114C06"/>
    <w:rsid w:val="001159CA"/>
    <w:rsid w:val="00117720"/>
    <w:rsid w:val="001201B1"/>
    <w:rsid w:val="00120EE8"/>
    <w:rsid w:val="0012674C"/>
    <w:rsid w:val="001319F2"/>
    <w:rsid w:val="0013426A"/>
    <w:rsid w:val="00135B6E"/>
    <w:rsid w:val="00136824"/>
    <w:rsid w:val="00136BC0"/>
    <w:rsid w:val="00137591"/>
    <w:rsid w:val="00137695"/>
    <w:rsid w:val="00137696"/>
    <w:rsid w:val="00137F32"/>
    <w:rsid w:val="00140B12"/>
    <w:rsid w:val="00140DF9"/>
    <w:rsid w:val="00142FBD"/>
    <w:rsid w:val="00143FAA"/>
    <w:rsid w:val="0014683D"/>
    <w:rsid w:val="001468AE"/>
    <w:rsid w:val="00153844"/>
    <w:rsid w:val="00153B04"/>
    <w:rsid w:val="0015633C"/>
    <w:rsid w:val="0015721C"/>
    <w:rsid w:val="00157715"/>
    <w:rsid w:val="00157A13"/>
    <w:rsid w:val="001614CC"/>
    <w:rsid w:val="00161723"/>
    <w:rsid w:val="00165784"/>
    <w:rsid w:val="00165E2D"/>
    <w:rsid w:val="00170330"/>
    <w:rsid w:val="00172725"/>
    <w:rsid w:val="00172A72"/>
    <w:rsid w:val="00172C77"/>
    <w:rsid w:val="00172F01"/>
    <w:rsid w:val="001730FD"/>
    <w:rsid w:val="001738CC"/>
    <w:rsid w:val="00175665"/>
    <w:rsid w:val="00177A47"/>
    <w:rsid w:val="00177E19"/>
    <w:rsid w:val="0018045C"/>
    <w:rsid w:val="00180674"/>
    <w:rsid w:val="00183918"/>
    <w:rsid w:val="00185DFD"/>
    <w:rsid w:val="00190A60"/>
    <w:rsid w:val="00190CA5"/>
    <w:rsid w:val="00192FBC"/>
    <w:rsid w:val="0019319B"/>
    <w:rsid w:val="00193AF3"/>
    <w:rsid w:val="001946CB"/>
    <w:rsid w:val="001958C9"/>
    <w:rsid w:val="00196A43"/>
    <w:rsid w:val="00197CA1"/>
    <w:rsid w:val="00197F09"/>
    <w:rsid w:val="001A12FF"/>
    <w:rsid w:val="001A32EC"/>
    <w:rsid w:val="001A3B6A"/>
    <w:rsid w:val="001A51F8"/>
    <w:rsid w:val="001A5608"/>
    <w:rsid w:val="001A562B"/>
    <w:rsid w:val="001A59BB"/>
    <w:rsid w:val="001A64A9"/>
    <w:rsid w:val="001A71DE"/>
    <w:rsid w:val="001A79B0"/>
    <w:rsid w:val="001B108A"/>
    <w:rsid w:val="001B1882"/>
    <w:rsid w:val="001B7317"/>
    <w:rsid w:val="001C0161"/>
    <w:rsid w:val="001C0897"/>
    <w:rsid w:val="001C1DCA"/>
    <w:rsid w:val="001C1F49"/>
    <w:rsid w:val="001C2558"/>
    <w:rsid w:val="001C28D3"/>
    <w:rsid w:val="001C3876"/>
    <w:rsid w:val="001C3AD0"/>
    <w:rsid w:val="001C3E5A"/>
    <w:rsid w:val="001C4246"/>
    <w:rsid w:val="001C49E5"/>
    <w:rsid w:val="001C4EFF"/>
    <w:rsid w:val="001D01C0"/>
    <w:rsid w:val="001D0C91"/>
    <w:rsid w:val="001D6DC5"/>
    <w:rsid w:val="001E04C0"/>
    <w:rsid w:val="001E1718"/>
    <w:rsid w:val="001E281F"/>
    <w:rsid w:val="001E3BB9"/>
    <w:rsid w:val="001E65E4"/>
    <w:rsid w:val="001F6EB1"/>
    <w:rsid w:val="001F7FB3"/>
    <w:rsid w:val="00200CFA"/>
    <w:rsid w:val="0020170C"/>
    <w:rsid w:val="00201F7E"/>
    <w:rsid w:val="00202B98"/>
    <w:rsid w:val="0020412F"/>
    <w:rsid w:val="00204B48"/>
    <w:rsid w:val="002072B1"/>
    <w:rsid w:val="00212A08"/>
    <w:rsid w:val="00212FF8"/>
    <w:rsid w:val="0021667D"/>
    <w:rsid w:val="0021762D"/>
    <w:rsid w:val="002176F1"/>
    <w:rsid w:val="00220F83"/>
    <w:rsid w:val="00222C15"/>
    <w:rsid w:val="00224401"/>
    <w:rsid w:val="00225500"/>
    <w:rsid w:val="00226AC7"/>
    <w:rsid w:val="00227C90"/>
    <w:rsid w:val="00231B02"/>
    <w:rsid w:val="00232D41"/>
    <w:rsid w:val="00234DF6"/>
    <w:rsid w:val="00235A89"/>
    <w:rsid w:val="00237A94"/>
    <w:rsid w:val="00237B5F"/>
    <w:rsid w:val="00241E81"/>
    <w:rsid w:val="00242FF7"/>
    <w:rsid w:val="002441C2"/>
    <w:rsid w:val="0024435A"/>
    <w:rsid w:val="002444F8"/>
    <w:rsid w:val="002475AA"/>
    <w:rsid w:val="00253FDF"/>
    <w:rsid w:val="002546B4"/>
    <w:rsid w:val="00254BBA"/>
    <w:rsid w:val="00254E53"/>
    <w:rsid w:val="0025524F"/>
    <w:rsid w:val="002554B0"/>
    <w:rsid w:val="002556A9"/>
    <w:rsid w:val="002566FD"/>
    <w:rsid w:val="00256703"/>
    <w:rsid w:val="0026193D"/>
    <w:rsid w:val="00262236"/>
    <w:rsid w:val="002705E4"/>
    <w:rsid w:val="002707D8"/>
    <w:rsid w:val="0027137A"/>
    <w:rsid w:val="002723BF"/>
    <w:rsid w:val="0027472C"/>
    <w:rsid w:val="00274B26"/>
    <w:rsid w:val="00275B83"/>
    <w:rsid w:val="002779FF"/>
    <w:rsid w:val="00277D26"/>
    <w:rsid w:val="00277EA3"/>
    <w:rsid w:val="002805EA"/>
    <w:rsid w:val="0028105B"/>
    <w:rsid w:val="00281138"/>
    <w:rsid w:val="00281388"/>
    <w:rsid w:val="002849A4"/>
    <w:rsid w:val="00284C4B"/>
    <w:rsid w:val="0028575E"/>
    <w:rsid w:val="00290877"/>
    <w:rsid w:val="00293D6E"/>
    <w:rsid w:val="00294A60"/>
    <w:rsid w:val="00294F8A"/>
    <w:rsid w:val="00295EC6"/>
    <w:rsid w:val="00296A9C"/>
    <w:rsid w:val="00296F5D"/>
    <w:rsid w:val="00297728"/>
    <w:rsid w:val="002A0586"/>
    <w:rsid w:val="002A1530"/>
    <w:rsid w:val="002A1D90"/>
    <w:rsid w:val="002A24C0"/>
    <w:rsid w:val="002A4832"/>
    <w:rsid w:val="002B126D"/>
    <w:rsid w:val="002B13BB"/>
    <w:rsid w:val="002B1425"/>
    <w:rsid w:val="002B25F9"/>
    <w:rsid w:val="002B3A02"/>
    <w:rsid w:val="002B4090"/>
    <w:rsid w:val="002B4570"/>
    <w:rsid w:val="002B4AC5"/>
    <w:rsid w:val="002B5DA1"/>
    <w:rsid w:val="002C15DD"/>
    <w:rsid w:val="002C21A0"/>
    <w:rsid w:val="002C48E9"/>
    <w:rsid w:val="002C6275"/>
    <w:rsid w:val="002C709E"/>
    <w:rsid w:val="002D03D2"/>
    <w:rsid w:val="002D164E"/>
    <w:rsid w:val="002D21DE"/>
    <w:rsid w:val="002D335D"/>
    <w:rsid w:val="002D3D86"/>
    <w:rsid w:val="002D4C68"/>
    <w:rsid w:val="002D4F70"/>
    <w:rsid w:val="002D507D"/>
    <w:rsid w:val="002D6C61"/>
    <w:rsid w:val="002D715D"/>
    <w:rsid w:val="002D727B"/>
    <w:rsid w:val="002E0BBB"/>
    <w:rsid w:val="002E30D9"/>
    <w:rsid w:val="002E3FE3"/>
    <w:rsid w:val="002E42F3"/>
    <w:rsid w:val="002E4E5E"/>
    <w:rsid w:val="002E57AA"/>
    <w:rsid w:val="002E593B"/>
    <w:rsid w:val="002E74E8"/>
    <w:rsid w:val="002E7688"/>
    <w:rsid w:val="002F175A"/>
    <w:rsid w:val="002F1F05"/>
    <w:rsid w:val="002F4146"/>
    <w:rsid w:val="002F416B"/>
    <w:rsid w:val="002F56F5"/>
    <w:rsid w:val="002F79EC"/>
    <w:rsid w:val="00301E6A"/>
    <w:rsid w:val="003034DC"/>
    <w:rsid w:val="003067C7"/>
    <w:rsid w:val="003115B9"/>
    <w:rsid w:val="00311B90"/>
    <w:rsid w:val="0031234C"/>
    <w:rsid w:val="00313706"/>
    <w:rsid w:val="003156CC"/>
    <w:rsid w:val="00317AF7"/>
    <w:rsid w:val="0032026B"/>
    <w:rsid w:val="003203DC"/>
    <w:rsid w:val="00320418"/>
    <w:rsid w:val="00322755"/>
    <w:rsid w:val="00322E36"/>
    <w:rsid w:val="00324376"/>
    <w:rsid w:val="00325640"/>
    <w:rsid w:val="00326F55"/>
    <w:rsid w:val="00327C20"/>
    <w:rsid w:val="00330ED5"/>
    <w:rsid w:val="003316F7"/>
    <w:rsid w:val="00331ED2"/>
    <w:rsid w:val="00332148"/>
    <w:rsid w:val="00335B18"/>
    <w:rsid w:val="00340130"/>
    <w:rsid w:val="00340CB7"/>
    <w:rsid w:val="00341181"/>
    <w:rsid w:val="0034138E"/>
    <w:rsid w:val="00344B5E"/>
    <w:rsid w:val="00344D85"/>
    <w:rsid w:val="0034618F"/>
    <w:rsid w:val="0035081A"/>
    <w:rsid w:val="00350FC5"/>
    <w:rsid w:val="00353839"/>
    <w:rsid w:val="00353E83"/>
    <w:rsid w:val="003562D8"/>
    <w:rsid w:val="0035655C"/>
    <w:rsid w:val="00356AFC"/>
    <w:rsid w:val="003573CD"/>
    <w:rsid w:val="003613E7"/>
    <w:rsid w:val="003624C2"/>
    <w:rsid w:val="00362D79"/>
    <w:rsid w:val="00364904"/>
    <w:rsid w:val="00364DD2"/>
    <w:rsid w:val="00367C16"/>
    <w:rsid w:val="00370B37"/>
    <w:rsid w:val="00374CB8"/>
    <w:rsid w:val="00377B0A"/>
    <w:rsid w:val="0038350F"/>
    <w:rsid w:val="0038449C"/>
    <w:rsid w:val="00384DC7"/>
    <w:rsid w:val="003871C1"/>
    <w:rsid w:val="00392096"/>
    <w:rsid w:val="003926E0"/>
    <w:rsid w:val="003A0411"/>
    <w:rsid w:val="003A1684"/>
    <w:rsid w:val="003A2B5D"/>
    <w:rsid w:val="003A4288"/>
    <w:rsid w:val="003A460C"/>
    <w:rsid w:val="003A5944"/>
    <w:rsid w:val="003A7958"/>
    <w:rsid w:val="003B0729"/>
    <w:rsid w:val="003B08CF"/>
    <w:rsid w:val="003B1D53"/>
    <w:rsid w:val="003B2946"/>
    <w:rsid w:val="003B3573"/>
    <w:rsid w:val="003B55BC"/>
    <w:rsid w:val="003B6462"/>
    <w:rsid w:val="003C0097"/>
    <w:rsid w:val="003C1D62"/>
    <w:rsid w:val="003C1E3F"/>
    <w:rsid w:val="003C3CBB"/>
    <w:rsid w:val="003C4500"/>
    <w:rsid w:val="003C4A66"/>
    <w:rsid w:val="003C4CEC"/>
    <w:rsid w:val="003C5AC2"/>
    <w:rsid w:val="003C5DA4"/>
    <w:rsid w:val="003C69F9"/>
    <w:rsid w:val="003D204D"/>
    <w:rsid w:val="003D629E"/>
    <w:rsid w:val="003D6AA9"/>
    <w:rsid w:val="003E1596"/>
    <w:rsid w:val="003E2FF6"/>
    <w:rsid w:val="003E3551"/>
    <w:rsid w:val="003E524C"/>
    <w:rsid w:val="003E7672"/>
    <w:rsid w:val="003F03EF"/>
    <w:rsid w:val="003F09C1"/>
    <w:rsid w:val="003F1E8E"/>
    <w:rsid w:val="003F37CF"/>
    <w:rsid w:val="003F3D5E"/>
    <w:rsid w:val="003F6536"/>
    <w:rsid w:val="003F695C"/>
    <w:rsid w:val="003F6B1F"/>
    <w:rsid w:val="003F7647"/>
    <w:rsid w:val="004000DB"/>
    <w:rsid w:val="00401E58"/>
    <w:rsid w:val="00402014"/>
    <w:rsid w:val="00402D41"/>
    <w:rsid w:val="0040365F"/>
    <w:rsid w:val="004048B3"/>
    <w:rsid w:val="004055BC"/>
    <w:rsid w:val="00407FD7"/>
    <w:rsid w:val="004109F6"/>
    <w:rsid w:val="004116A9"/>
    <w:rsid w:val="00412099"/>
    <w:rsid w:val="004128C1"/>
    <w:rsid w:val="00412BD3"/>
    <w:rsid w:val="00415569"/>
    <w:rsid w:val="0041689A"/>
    <w:rsid w:val="004177DC"/>
    <w:rsid w:val="00420EDD"/>
    <w:rsid w:val="004214F4"/>
    <w:rsid w:val="00422365"/>
    <w:rsid w:val="00422B1A"/>
    <w:rsid w:val="004245F8"/>
    <w:rsid w:val="0042551B"/>
    <w:rsid w:val="00426CC0"/>
    <w:rsid w:val="00430F97"/>
    <w:rsid w:val="004315F4"/>
    <w:rsid w:val="00432066"/>
    <w:rsid w:val="00432422"/>
    <w:rsid w:val="0043337B"/>
    <w:rsid w:val="0043369F"/>
    <w:rsid w:val="00433CFB"/>
    <w:rsid w:val="00434784"/>
    <w:rsid w:val="00434C04"/>
    <w:rsid w:val="0043515B"/>
    <w:rsid w:val="00435ADA"/>
    <w:rsid w:val="004370EF"/>
    <w:rsid w:val="00437A8E"/>
    <w:rsid w:val="00440C49"/>
    <w:rsid w:val="00441B39"/>
    <w:rsid w:val="00443784"/>
    <w:rsid w:val="00443FAB"/>
    <w:rsid w:val="00444AF1"/>
    <w:rsid w:val="0044537D"/>
    <w:rsid w:val="00445CD4"/>
    <w:rsid w:val="004466AB"/>
    <w:rsid w:val="00446C80"/>
    <w:rsid w:val="00447A8A"/>
    <w:rsid w:val="00450245"/>
    <w:rsid w:val="00450E07"/>
    <w:rsid w:val="00451067"/>
    <w:rsid w:val="00452B6E"/>
    <w:rsid w:val="0045430B"/>
    <w:rsid w:val="004544E6"/>
    <w:rsid w:val="0046106D"/>
    <w:rsid w:val="00461B14"/>
    <w:rsid w:val="00462782"/>
    <w:rsid w:val="00466960"/>
    <w:rsid w:val="00466E88"/>
    <w:rsid w:val="00467624"/>
    <w:rsid w:val="004676B1"/>
    <w:rsid w:val="00467820"/>
    <w:rsid w:val="00467F4D"/>
    <w:rsid w:val="004709EC"/>
    <w:rsid w:val="004720E2"/>
    <w:rsid w:val="00473C1E"/>
    <w:rsid w:val="00474C9A"/>
    <w:rsid w:val="00474D26"/>
    <w:rsid w:val="00480C9A"/>
    <w:rsid w:val="00480EAD"/>
    <w:rsid w:val="00482260"/>
    <w:rsid w:val="00485640"/>
    <w:rsid w:val="00490CA8"/>
    <w:rsid w:val="004910A3"/>
    <w:rsid w:val="00491B41"/>
    <w:rsid w:val="00497CB6"/>
    <w:rsid w:val="004A33FF"/>
    <w:rsid w:val="004A5A69"/>
    <w:rsid w:val="004B110F"/>
    <w:rsid w:val="004B2633"/>
    <w:rsid w:val="004C0868"/>
    <w:rsid w:val="004C12C2"/>
    <w:rsid w:val="004C2236"/>
    <w:rsid w:val="004C2262"/>
    <w:rsid w:val="004C5BB8"/>
    <w:rsid w:val="004C7627"/>
    <w:rsid w:val="004D16EE"/>
    <w:rsid w:val="004D3398"/>
    <w:rsid w:val="004D3C5E"/>
    <w:rsid w:val="004D4B2B"/>
    <w:rsid w:val="004D7C71"/>
    <w:rsid w:val="004D7EBF"/>
    <w:rsid w:val="004D7ED6"/>
    <w:rsid w:val="004E0B05"/>
    <w:rsid w:val="004E0F08"/>
    <w:rsid w:val="004E2785"/>
    <w:rsid w:val="004E34FA"/>
    <w:rsid w:val="004E58CD"/>
    <w:rsid w:val="004E6551"/>
    <w:rsid w:val="004E745F"/>
    <w:rsid w:val="004E7B66"/>
    <w:rsid w:val="004F05E0"/>
    <w:rsid w:val="004F2761"/>
    <w:rsid w:val="004F42B6"/>
    <w:rsid w:val="004F5EB2"/>
    <w:rsid w:val="004F6AB4"/>
    <w:rsid w:val="00500006"/>
    <w:rsid w:val="005004F0"/>
    <w:rsid w:val="00500C19"/>
    <w:rsid w:val="00502222"/>
    <w:rsid w:val="00502255"/>
    <w:rsid w:val="00504E6C"/>
    <w:rsid w:val="00505CFD"/>
    <w:rsid w:val="00506D81"/>
    <w:rsid w:val="005079C7"/>
    <w:rsid w:val="00510940"/>
    <w:rsid w:val="00511125"/>
    <w:rsid w:val="0051142A"/>
    <w:rsid w:val="00514501"/>
    <w:rsid w:val="00515AB2"/>
    <w:rsid w:val="00515FF3"/>
    <w:rsid w:val="005205ED"/>
    <w:rsid w:val="0052072F"/>
    <w:rsid w:val="00521CB8"/>
    <w:rsid w:val="0052361C"/>
    <w:rsid w:val="00524C74"/>
    <w:rsid w:val="00525312"/>
    <w:rsid w:val="0052765E"/>
    <w:rsid w:val="00530AAB"/>
    <w:rsid w:val="00531EA9"/>
    <w:rsid w:val="00532295"/>
    <w:rsid w:val="00533815"/>
    <w:rsid w:val="00533D18"/>
    <w:rsid w:val="0053661C"/>
    <w:rsid w:val="00536693"/>
    <w:rsid w:val="0053730B"/>
    <w:rsid w:val="00541A09"/>
    <w:rsid w:val="00541BA4"/>
    <w:rsid w:val="00542FAF"/>
    <w:rsid w:val="005430DE"/>
    <w:rsid w:val="00543662"/>
    <w:rsid w:val="00547998"/>
    <w:rsid w:val="005517AD"/>
    <w:rsid w:val="0055193D"/>
    <w:rsid w:val="005529F2"/>
    <w:rsid w:val="005533FB"/>
    <w:rsid w:val="00554413"/>
    <w:rsid w:val="005546B8"/>
    <w:rsid w:val="00556A6B"/>
    <w:rsid w:val="00556EC9"/>
    <w:rsid w:val="005604AB"/>
    <w:rsid w:val="005610B5"/>
    <w:rsid w:val="00562634"/>
    <w:rsid w:val="00563D3B"/>
    <w:rsid w:val="00563F3B"/>
    <w:rsid w:val="005657BE"/>
    <w:rsid w:val="00565E94"/>
    <w:rsid w:val="0056649C"/>
    <w:rsid w:val="005669A4"/>
    <w:rsid w:val="00570307"/>
    <w:rsid w:val="00571996"/>
    <w:rsid w:val="005740AD"/>
    <w:rsid w:val="00574498"/>
    <w:rsid w:val="00575F72"/>
    <w:rsid w:val="00577BCE"/>
    <w:rsid w:val="00580851"/>
    <w:rsid w:val="00580963"/>
    <w:rsid w:val="005821A3"/>
    <w:rsid w:val="0058224D"/>
    <w:rsid w:val="00582577"/>
    <w:rsid w:val="005835FF"/>
    <w:rsid w:val="005839DA"/>
    <w:rsid w:val="0058502D"/>
    <w:rsid w:val="0058504D"/>
    <w:rsid w:val="00586304"/>
    <w:rsid w:val="00586FAC"/>
    <w:rsid w:val="0058755D"/>
    <w:rsid w:val="00587BC4"/>
    <w:rsid w:val="00590FE3"/>
    <w:rsid w:val="0059223C"/>
    <w:rsid w:val="00592C5A"/>
    <w:rsid w:val="00594709"/>
    <w:rsid w:val="005951B1"/>
    <w:rsid w:val="00595856"/>
    <w:rsid w:val="0059620B"/>
    <w:rsid w:val="00597077"/>
    <w:rsid w:val="005A0E10"/>
    <w:rsid w:val="005A18FF"/>
    <w:rsid w:val="005A356E"/>
    <w:rsid w:val="005A3AA9"/>
    <w:rsid w:val="005A6084"/>
    <w:rsid w:val="005B19C5"/>
    <w:rsid w:val="005B25EE"/>
    <w:rsid w:val="005B2A45"/>
    <w:rsid w:val="005B40CE"/>
    <w:rsid w:val="005B5AD5"/>
    <w:rsid w:val="005B5D6A"/>
    <w:rsid w:val="005B5DC8"/>
    <w:rsid w:val="005C053E"/>
    <w:rsid w:val="005C092B"/>
    <w:rsid w:val="005C11FC"/>
    <w:rsid w:val="005C24FC"/>
    <w:rsid w:val="005C30F2"/>
    <w:rsid w:val="005C3652"/>
    <w:rsid w:val="005C3BB6"/>
    <w:rsid w:val="005C3CC4"/>
    <w:rsid w:val="005C3E6A"/>
    <w:rsid w:val="005C4777"/>
    <w:rsid w:val="005C6A1A"/>
    <w:rsid w:val="005C6AD4"/>
    <w:rsid w:val="005C7657"/>
    <w:rsid w:val="005D1A58"/>
    <w:rsid w:val="005D2955"/>
    <w:rsid w:val="005D2B1A"/>
    <w:rsid w:val="005D45AC"/>
    <w:rsid w:val="005D466E"/>
    <w:rsid w:val="005D4BD0"/>
    <w:rsid w:val="005D52AA"/>
    <w:rsid w:val="005D6806"/>
    <w:rsid w:val="005D6CB4"/>
    <w:rsid w:val="005D6D5E"/>
    <w:rsid w:val="005E0FBF"/>
    <w:rsid w:val="005E3F26"/>
    <w:rsid w:val="005E41B3"/>
    <w:rsid w:val="005E6019"/>
    <w:rsid w:val="005F0043"/>
    <w:rsid w:val="005F04A3"/>
    <w:rsid w:val="005F1483"/>
    <w:rsid w:val="005F3EAA"/>
    <w:rsid w:val="005F4E11"/>
    <w:rsid w:val="005F54B8"/>
    <w:rsid w:val="005F55C5"/>
    <w:rsid w:val="005F77F5"/>
    <w:rsid w:val="005F79D3"/>
    <w:rsid w:val="00602253"/>
    <w:rsid w:val="0060302E"/>
    <w:rsid w:val="006041E9"/>
    <w:rsid w:val="006067E0"/>
    <w:rsid w:val="006068E3"/>
    <w:rsid w:val="00607666"/>
    <w:rsid w:val="00613955"/>
    <w:rsid w:val="006148BE"/>
    <w:rsid w:val="00614947"/>
    <w:rsid w:val="00617D1C"/>
    <w:rsid w:val="00620735"/>
    <w:rsid w:val="00623808"/>
    <w:rsid w:val="00624B67"/>
    <w:rsid w:val="0062636F"/>
    <w:rsid w:val="00627345"/>
    <w:rsid w:val="00627470"/>
    <w:rsid w:val="00633CA7"/>
    <w:rsid w:val="006342B8"/>
    <w:rsid w:val="00634391"/>
    <w:rsid w:val="0063566A"/>
    <w:rsid w:val="00635C6C"/>
    <w:rsid w:val="00636122"/>
    <w:rsid w:val="0063686D"/>
    <w:rsid w:val="006400F6"/>
    <w:rsid w:val="00641494"/>
    <w:rsid w:val="00642BDD"/>
    <w:rsid w:val="006433D5"/>
    <w:rsid w:val="00644741"/>
    <w:rsid w:val="00644752"/>
    <w:rsid w:val="00645B87"/>
    <w:rsid w:val="00646014"/>
    <w:rsid w:val="00646FD5"/>
    <w:rsid w:val="006475DA"/>
    <w:rsid w:val="006508A2"/>
    <w:rsid w:val="0065090F"/>
    <w:rsid w:val="006519ED"/>
    <w:rsid w:val="00653EEC"/>
    <w:rsid w:val="00655991"/>
    <w:rsid w:val="006559AD"/>
    <w:rsid w:val="0065721D"/>
    <w:rsid w:val="0065766D"/>
    <w:rsid w:val="00660B1F"/>
    <w:rsid w:val="00661899"/>
    <w:rsid w:val="006641BA"/>
    <w:rsid w:val="006655AB"/>
    <w:rsid w:val="00666A67"/>
    <w:rsid w:val="00666F8E"/>
    <w:rsid w:val="0066778A"/>
    <w:rsid w:val="0067039D"/>
    <w:rsid w:val="006731B7"/>
    <w:rsid w:val="0067662B"/>
    <w:rsid w:val="0067696A"/>
    <w:rsid w:val="00677EF0"/>
    <w:rsid w:val="006818AE"/>
    <w:rsid w:val="006855E8"/>
    <w:rsid w:val="00687E02"/>
    <w:rsid w:val="00690068"/>
    <w:rsid w:val="006947C6"/>
    <w:rsid w:val="0069584E"/>
    <w:rsid w:val="00696FBF"/>
    <w:rsid w:val="00697B53"/>
    <w:rsid w:val="006A01F0"/>
    <w:rsid w:val="006A0A95"/>
    <w:rsid w:val="006A0BE6"/>
    <w:rsid w:val="006A3BA4"/>
    <w:rsid w:val="006A50E6"/>
    <w:rsid w:val="006A6518"/>
    <w:rsid w:val="006B1C9D"/>
    <w:rsid w:val="006B28BF"/>
    <w:rsid w:val="006B332E"/>
    <w:rsid w:val="006B404C"/>
    <w:rsid w:val="006B40AD"/>
    <w:rsid w:val="006B5D9E"/>
    <w:rsid w:val="006C042E"/>
    <w:rsid w:val="006C0FF8"/>
    <w:rsid w:val="006C25BF"/>
    <w:rsid w:val="006C3F9D"/>
    <w:rsid w:val="006C51AD"/>
    <w:rsid w:val="006C5470"/>
    <w:rsid w:val="006C5BB6"/>
    <w:rsid w:val="006D1E09"/>
    <w:rsid w:val="006D22E9"/>
    <w:rsid w:val="006D479C"/>
    <w:rsid w:val="006D4E0C"/>
    <w:rsid w:val="006D5081"/>
    <w:rsid w:val="006D524B"/>
    <w:rsid w:val="006D5853"/>
    <w:rsid w:val="006D6558"/>
    <w:rsid w:val="006D79BB"/>
    <w:rsid w:val="006D7F6F"/>
    <w:rsid w:val="006E4474"/>
    <w:rsid w:val="006E4C4E"/>
    <w:rsid w:val="006E51E5"/>
    <w:rsid w:val="006E68BC"/>
    <w:rsid w:val="006E6BC0"/>
    <w:rsid w:val="006E6F37"/>
    <w:rsid w:val="006F027E"/>
    <w:rsid w:val="006F32DE"/>
    <w:rsid w:val="006F55D9"/>
    <w:rsid w:val="006F56E3"/>
    <w:rsid w:val="00702BB3"/>
    <w:rsid w:val="007039AF"/>
    <w:rsid w:val="00703D6B"/>
    <w:rsid w:val="00704781"/>
    <w:rsid w:val="007067A8"/>
    <w:rsid w:val="00707998"/>
    <w:rsid w:val="00710BE9"/>
    <w:rsid w:val="00711C8B"/>
    <w:rsid w:val="00711EA1"/>
    <w:rsid w:val="00712AD4"/>
    <w:rsid w:val="00712D1C"/>
    <w:rsid w:val="00713CA3"/>
    <w:rsid w:val="00713D55"/>
    <w:rsid w:val="00716847"/>
    <w:rsid w:val="00721383"/>
    <w:rsid w:val="00721F99"/>
    <w:rsid w:val="007223BE"/>
    <w:rsid w:val="0072252A"/>
    <w:rsid w:val="00722AE3"/>
    <w:rsid w:val="0072436B"/>
    <w:rsid w:val="00726852"/>
    <w:rsid w:val="0073137B"/>
    <w:rsid w:val="00731BAF"/>
    <w:rsid w:val="00732340"/>
    <w:rsid w:val="007355DF"/>
    <w:rsid w:val="0073732B"/>
    <w:rsid w:val="007377A6"/>
    <w:rsid w:val="00737D2F"/>
    <w:rsid w:val="00741893"/>
    <w:rsid w:val="00741E15"/>
    <w:rsid w:val="007428CE"/>
    <w:rsid w:val="007433CC"/>
    <w:rsid w:val="00745E7A"/>
    <w:rsid w:val="007460A4"/>
    <w:rsid w:val="00747C6B"/>
    <w:rsid w:val="007502E5"/>
    <w:rsid w:val="007509DF"/>
    <w:rsid w:val="007528DC"/>
    <w:rsid w:val="00752FD3"/>
    <w:rsid w:val="0075322B"/>
    <w:rsid w:val="00757465"/>
    <w:rsid w:val="00757886"/>
    <w:rsid w:val="00757C1C"/>
    <w:rsid w:val="00757C46"/>
    <w:rsid w:val="00757CDE"/>
    <w:rsid w:val="0076218B"/>
    <w:rsid w:val="00764AD0"/>
    <w:rsid w:val="00765503"/>
    <w:rsid w:val="00765551"/>
    <w:rsid w:val="00765C2D"/>
    <w:rsid w:val="00766441"/>
    <w:rsid w:val="00770EED"/>
    <w:rsid w:val="00772990"/>
    <w:rsid w:val="007730C8"/>
    <w:rsid w:val="0077398F"/>
    <w:rsid w:val="00773E3D"/>
    <w:rsid w:val="0077430B"/>
    <w:rsid w:val="00774E4F"/>
    <w:rsid w:val="00775618"/>
    <w:rsid w:val="0077583F"/>
    <w:rsid w:val="00775B12"/>
    <w:rsid w:val="007760EF"/>
    <w:rsid w:val="00776480"/>
    <w:rsid w:val="00776CD3"/>
    <w:rsid w:val="00776F87"/>
    <w:rsid w:val="00780235"/>
    <w:rsid w:val="00787584"/>
    <w:rsid w:val="00787A3D"/>
    <w:rsid w:val="00787FAA"/>
    <w:rsid w:val="0079133B"/>
    <w:rsid w:val="00792158"/>
    <w:rsid w:val="0079284F"/>
    <w:rsid w:val="007929C7"/>
    <w:rsid w:val="00792FD9"/>
    <w:rsid w:val="007938BC"/>
    <w:rsid w:val="00793B0F"/>
    <w:rsid w:val="00793C6E"/>
    <w:rsid w:val="00794D55"/>
    <w:rsid w:val="00795A67"/>
    <w:rsid w:val="00797479"/>
    <w:rsid w:val="007A1139"/>
    <w:rsid w:val="007A30F8"/>
    <w:rsid w:val="007A3AC0"/>
    <w:rsid w:val="007A3C54"/>
    <w:rsid w:val="007A5E63"/>
    <w:rsid w:val="007A614C"/>
    <w:rsid w:val="007B0687"/>
    <w:rsid w:val="007B4F97"/>
    <w:rsid w:val="007B657F"/>
    <w:rsid w:val="007B687F"/>
    <w:rsid w:val="007C1418"/>
    <w:rsid w:val="007C4156"/>
    <w:rsid w:val="007C4CF4"/>
    <w:rsid w:val="007C549D"/>
    <w:rsid w:val="007D0D42"/>
    <w:rsid w:val="007D67E0"/>
    <w:rsid w:val="007D67F1"/>
    <w:rsid w:val="007D78AE"/>
    <w:rsid w:val="007E20E7"/>
    <w:rsid w:val="007E210F"/>
    <w:rsid w:val="007E333D"/>
    <w:rsid w:val="007E6CFA"/>
    <w:rsid w:val="007F32D0"/>
    <w:rsid w:val="007F335D"/>
    <w:rsid w:val="007F3F32"/>
    <w:rsid w:val="007F6B63"/>
    <w:rsid w:val="007F79A9"/>
    <w:rsid w:val="00801CE9"/>
    <w:rsid w:val="00803244"/>
    <w:rsid w:val="008032B6"/>
    <w:rsid w:val="00804EFD"/>
    <w:rsid w:val="00805A31"/>
    <w:rsid w:val="00811314"/>
    <w:rsid w:val="008143BA"/>
    <w:rsid w:val="00817F47"/>
    <w:rsid w:val="0082259D"/>
    <w:rsid w:val="008239E4"/>
    <w:rsid w:val="00826B36"/>
    <w:rsid w:val="00826DF7"/>
    <w:rsid w:val="00827441"/>
    <w:rsid w:val="008302C8"/>
    <w:rsid w:val="0083067B"/>
    <w:rsid w:val="0083166B"/>
    <w:rsid w:val="0083288D"/>
    <w:rsid w:val="00832D93"/>
    <w:rsid w:val="00834E1E"/>
    <w:rsid w:val="008403FD"/>
    <w:rsid w:val="0084044C"/>
    <w:rsid w:val="00840571"/>
    <w:rsid w:val="00840E64"/>
    <w:rsid w:val="00843FE1"/>
    <w:rsid w:val="008453FB"/>
    <w:rsid w:val="00845CB2"/>
    <w:rsid w:val="00845F26"/>
    <w:rsid w:val="00846689"/>
    <w:rsid w:val="00847978"/>
    <w:rsid w:val="00851A6D"/>
    <w:rsid w:val="00851A6F"/>
    <w:rsid w:val="0085413B"/>
    <w:rsid w:val="00862669"/>
    <w:rsid w:val="00862CBB"/>
    <w:rsid w:val="00863010"/>
    <w:rsid w:val="00863489"/>
    <w:rsid w:val="008661FD"/>
    <w:rsid w:val="00867DB8"/>
    <w:rsid w:val="0087048B"/>
    <w:rsid w:val="0087196A"/>
    <w:rsid w:val="0087424C"/>
    <w:rsid w:val="0087791D"/>
    <w:rsid w:val="00880793"/>
    <w:rsid w:val="00880F1D"/>
    <w:rsid w:val="0088151A"/>
    <w:rsid w:val="00885882"/>
    <w:rsid w:val="0088769C"/>
    <w:rsid w:val="00890D53"/>
    <w:rsid w:val="00892334"/>
    <w:rsid w:val="008928B2"/>
    <w:rsid w:val="00892BB9"/>
    <w:rsid w:val="00892BF2"/>
    <w:rsid w:val="00893460"/>
    <w:rsid w:val="00893E61"/>
    <w:rsid w:val="008942E2"/>
    <w:rsid w:val="008A05F5"/>
    <w:rsid w:val="008A1214"/>
    <w:rsid w:val="008A18DA"/>
    <w:rsid w:val="008A2ACD"/>
    <w:rsid w:val="008A3750"/>
    <w:rsid w:val="008A52F9"/>
    <w:rsid w:val="008A76DA"/>
    <w:rsid w:val="008A7BA0"/>
    <w:rsid w:val="008B2C55"/>
    <w:rsid w:val="008B47D6"/>
    <w:rsid w:val="008C18CD"/>
    <w:rsid w:val="008C52E2"/>
    <w:rsid w:val="008C5EAD"/>
    <w:rsid w:val="008C6701"/>
    <w:rsid w:val="008C6AF6"/>
    <w:rsid w:val="008D0BCB"/>
    <w:rsid w:val="008D0DD3"/>
    <w:rsid w:val="008D1249"/>
    <w:rsid w:val="008D2B61"/>
    <w:rsid w:val="008D2E9C"/>
    <w:rsid w:val="008D430F"/>
    <w:rsid w:val="008E0EA8"/>
    <w:rsid w:val="008E1D0D"/>
    <w:rsid w:val="008E3104"/>
    <w:rsid w:val="008E3579"/>
    <w:rsid w:val="008E3BD8"/>
    <w:rsid w:val="008E41C0"/>
    <w:rsid w:val="008E6212"/>
    <w:rsid w:val="008E6DA2"/>
    <w:rsid w:val="008E7B46"/>
    <w:rsid w:val="008F0256"/>
    <w:rsid w:val="008F5C00"/>
    <w:rsid w:val="008F5CAC"/>
    <w:rsid w:val="008F65F9"/>
    <w:rsid w:val="008F6AFF"/>
    <w:rsid w:val="009014EC"/>
    <w:rsid w:val="00902049"/>
    <w:rsid w:val="009022FA"/>
    <w:rsid w:val="009025E1"/>
    <w:rsid w:val="00902DD8"/>
    <w:rsid w:val="009043AB"/>
    <w:rsid w:val="0090526F"/>
    <w:rsid w:val="0090582F"/>
    <w:rsid w:val="00905EB2"/>
    <w:rsid w:val="0090675A"/>
    <w:rsid w:val="00907E95"/>
    <w:rsid w:val="0091050C"/>
    <w:rsid w:val="00911473"/>
    <w:rsid w:val="00911DE4"/>
    <w:rsid w:val="0091382A"/>
    <w:rsid w:val="00916F7E"/>
    <w:rsid w:val="00921252"/>
    <w:rsid w:val="009219C6"/>
    <w:rsid w:val="00924597"/>
    <w:rsid w:val="00924CA9"/>
    <w:rsid w:val="0092577C"/>
    <w:rsid w:val="00926889"/>
    <w:rsid w:val="00932AEF"/>
    <w:rsid w:val="0093668A"/>
    <w:rsid w:val="00940155"/>
    <w:rsid w:val="00940672"/>
    <w:rsid w:val="009427EC"/>
    <w:rsid w:val="009446DB"/>
    <w:rsid w:val="009524C4"/>
    <w:rsid w:val="00953682"/>
    <w:rsid w:val="009558F3"/>
    <w:rsid w:val="009566CA"/>
    <w:rsid w:val="0095743D"/>
    <w:rsid w:val="00960971"/>
    <w:rsid w:val="00961EFC"/>
    <w:rsid w:val="00962455"/>
    <w:rsid w:val="009630AA"/>
    <w:rsid w:val="009639B9"/>
    <w:rsid w:val="00964F04"/>
    <w:rsid w:val="0097059D"/>
    <w:rsid w:val="00971D01"/>
    <w:rsid w:val="00973B4A"/>
    <w:rsid w:val="009800C9"/>
    <w:rsid w:val="00980D80"/>
    <w:rsid w:val="00982108"/>
    <w:rsid w:val="009861BA"/>
    <w:rsid w:val="009861FB"/>
    <w:rsid w:val="00987CE2"/>
    <w:rsid w:val="009901B1"/>
    <w:rsid w:val="009914F9"/>
    <w:rsid w:val="00992121"/>
    <w:rsid w:val="00992CF1"/>
    <w:rsid w:val="0099336C"/>
    <w:rsid w:val="00993B25"/>
    <w:rsid w:val="00996329"/>
    <w:rsid w:val="009A0FA3"/>
    <w:rsid w:val="009A1980"/>
    <w:rsid w:val="009A1B11"/>
    <w:rsid w:val="009A2250"/>
    <w:rsid w:val="009A2B87"/>
    <w:rsid w:val="009A3779"/>
    <w:rsid w:val="009A4996"/>
    <w:rsid w:val="009A4BAC"/>
    <w:rsid w:val="009A591D"/>
    <w:rsid w:val="009A6625"/>
    <w:rsid w:val="009B0BD3"/>
    <w:rsid w:val="009B306E"/>
    <w:rsid w:val="009B598F"/>
    <w:rsid w:val="009B6AAF"/>
    <w:rsid w:val="009C06CD"/>
    <w:rsid w:val="009C4A3A"/>
    <w:rsid w:val="009C4B0B"/>
    <w:rsid w:val="009C5F7E"/>
    <w:rsid w:val="009C7F03"/>
    <w:rsid w:val="009D0DC8"/>
    <w:rsid w:val="009D218A"/>
    <w:rsid w:val="009D311F"/>
    <w:rsid w:val="009D4F30"/>
    <w:rsid w:val="009D573A"/>
    <w:rsid w:val="009D58B8"/>
    <w:rsid w:val="009D6894"/>
    <w:rsid w:val="009D7EE6"/>
    <w:rsid w:val="009E13E7"/>
    <w:rsid w:val="009E2735"/>
    <w:rsid w:val="009E4F8E"/>
    <w:rsid w:val="009E524F"/>
    <w:rsid w:val="009E6045"/>
    <w:rsid w:val="009E64FF"/>
    <w:rsid w:val="009E7919"/>
    <w:rsid w:val="009E79CC"/>
    <w:rsid w:val="009F0C3C"/>
    <w:rsid w:val="009F217D"/>
    <w:rsid w:val="009F227B"/>
    <w:rsid w:val="009F443C"/>
    <w:rsid w:val="009F47F5"/>
    <w:rsid w:val="009F4C19"/>
    <w:rsid w:val="009F6175"/>
    <w:rsid w:val="00A00332"/>
    <w:rsid w:val="00A02797"/>
    <w:rsid w:val="00A04333"/>
    <w:rsid w:val="00A055A7"/>
    <w:rsid w:val="00A05632"/>
    <w:rsid w:val="00A05C74"/>
    <w:rsid w:val="00A05E06"/>
    <w:rsid w:val="00A0711C"/>
    <w:rsid w:val="00A072EA"/>
    <w:rsid w:val="00A10854"/>
    <w:rsid w:val="00A109D7"/>
    <w:rsid w:val="00A10B87"/>
    <w:rsid w:val="00A10CE9"/>
    <w:rsid w:val="00A10E01"/>
    <w:rsid w:val="00A11F46"/>
    <w:rsid w:val="00A12D92"/>
    <w:rsid w:val="00A14E8E"/>
    <w:rsid w:val="00A200D8"/>
    <w:rsid w:val="00A2099C"/>
    <w:rsid w:val="00A2265B"/>
    <w:rsid w:val="00A22BE8"/>
    <w:rsid w:val="00A22C36"/>
    <w:rsid w:val="00A22DCA"/>
    <w:rsid w:val="00A23329"/>
    <w:rsid w:val="00A24B13"/>
    <w:rsid w:val="00A30EAF"/>
    <w:rsid w:val="00A3145C"/>
    <w:rsid w:val="00A31AF3"/>
    <w:rsid w:val="00A3316C"/>
    <w:rsid w:val="00A348EF"/>
    <w:rsid w:val="00A34D78"/>
    <w:rsid w:val="00A379F7"/>
    <w:rsid w:val="00A407AF"/>
    <w:rsid w:val="00A41538"/>
    <w:rsid w:val="00A417C4"/>
    <w:rsid w:val="00A41BEF"/>
    <w:rsid w:val="00A45690"/>
    <w:rsid w:val="00A45D66"/>
    <w:rsid w:val="00A4648C"/>
    <w:rsid w:val="00A5025B"/>
    <w:rsid w:val="00A50556"/>
    <w:rsid w:val="00A52112"/>
    <w:rsid w:val="00A5341C"/>
    <w:rsid w:val="00A55EBC"/>
    <w:rsid w:val="00A577AC"/>
    <w:rsid w:val="00A577BB"/>
    <w:rsid w:val="00A6171A"/>
    <w:rsid w:val="00A63C00"/>
    <w:rsid w:val="00A652ED"/>
    <w:rsid w:val="00A65C82"/>
    <w:rsid w:val="00A660EB"/>
    <w:rsid w:val="00A67741"/>
    <w:rsid w:val="00A70C28"/>
    <w:rsid w:val="00A7250B"/>
    <w:rsid w:val="00A73CAB"/>
    <w:rsid w:val="00A73D04"/>
    <w:rsid w:val="00A7433E"/>
    <w:rsid w:val="00A757FA"/>
    <w:rsid w:val="00A76862"/>
    <w:rsid w:val="00A819A5"/>
    <w:rsid w:val="00A836CE"/>
    <w:rsid w:val="00A87AD6"/>
    <w:rsid w:val="00A9061A"/>
    <w:rsid w:val="00A909D3"/>
    <w:rsid w:val="00A9229F"/>
    <w:rsid w:val="00A929D1"/>
    <w:rsid w:val="00A946E9"/>
    <w:rsid w:val="00A96421"/>
    <w:rsid w:val="00A96A1B"/>
    <w:rsid w:val="00AA3859"/>
    <w:rsid w:val="00AA4214"/>
    <w:rsid w:val="00AA4EB2"/>
    <w:rsid w:val="00AA57AA"/>
    <w:rsid w:val="00AA6E78"/>
    <w:rsid w:val="00AB1081"/>
    <w:rsid w:val="00AB1AE3"/>
    <w:rsid w:val="00AB2566"/>
    <w:rsid w:val="00AB3C54"/>
    <w:rsid w:val="00AB4433"/>
    <w:rsid w:val="00AB4481"/>
    <w:rsid w:val="00AB5BE0"/>
    <w:rsid w:val="00AB791D"/>
    <w:rsid w:val="00AC1FD8"/>
    <w:rsid w:val="00AC205F"/>
    <w:rsid w:val="00AC28FA"/>
    <w:rsid w:val="00AC2BA2"/>
    <w:rsid w:val="00AC3390"/>
    <w:rsid w:val="00AC39E0"/>
    <w:rsid w:val="00AC5D16"/>
    <w:rsid w:val="00AC5FFA"/>
    <w:rsid w:val="00AC68AA"/>
    <w:rsid w:val="00AD06BA"/>
    <w:rsid w:val="00AD193D"/>
    <w:rsid w:val="00AD1DA8"/>
    <w:rsid w:val="00AD2199"/>
    <w:rsid w:val="00AD30B4"/>
    <w:rsid w:val="00AD3828"/>
    <w:rsid w:val="00AD5E5B"/>
    <w:rsid w:val="00AD60AC"/>
    <w:rsid w:val="00AD6E2D"/>
    <w:rsid w:val="00AD7269"/>
    <w:rsid w:val="00AE0C37"/>
    <w:rsid w:val="00AE13BE"/>
    <w:rsid w:val="00AE2714"/>
    <w:rsid w:val="00AE29C0"/>
    <w:rsid w:val="00AF0644"/>
    <w:rsid w:val="00AF1A72"/>
    <w:rsid w:val="00AF1C44"/>
    <w:rsid w:val="00AF2048"/>
    <w:rsid w:val="00AF23B7"/>
    <w:rsid w:val="00AF2CF7"/>
    <w:rsid w:val="00AF3567"/>
    <w:rsid w:val="00AF69B3"/>
    <w:rsid w:val="00AF7E51"/>
    <w:rsid w:val="00B018D1"/>
    <w:rsid w:val="00B026F2"/>
    <w:rsid w:val="00B03511"/>
    <w:rsid w:val="00B06645"/>
    <w:rsid w:val="00B074E9"/>
    <w:rsid w:val="00B07712"/>
    <w:rsid w:val="00B07A3C"/>
    <w:rsid w:val="00B129F4"/>
    <w:rsid w:val="00B14110"/>
    <w:rsid w:val="00B14C04"/>
    <w:rsid w:val="00B17E85"/>
    <w:rsid w:val="00B17F50"/>
    <w:rsid w:val="00B2043A"/>
    <w:rsid w:val="00B21CA3"/>
    <w:rsid w:val="00B224A2"/>
    <w:rsid w:val="00B22B01"/>
    <w:rsid w:val="00B2379C"/>
    <w:rsid w:val="00B24B6C"/>
    <w:rsid w:val="00B25776"/>
    <w:rsid w:val="00B25A22"/>
    <w:rsid w:val="00B25A83"/>
    <w:rsid w:val="00B26C74"/>
    <w:rsid w:val="00B305F8"/>
    <w:rsid w:val="00B30622"/>
    <w:rsid w:val="00B309E8"/>
    <w:rsid w:val="00B30B09"/>
    <w:rsid w:val="00B30F6B"/>
    <w:rsid w:val="00B31D0E"/>
    <w:rsid w:val="00B32BBD"/>
    <w:rsid w:val="00B34179"/>
    <w:rsid w:val="00B3510D"/>
    <w:rsid w:val="00B3748C"/>
    <w:rsid w:val="00B37700"/>
    <w:rsid w:val="00B407E9"/>
    <w:rsid w:val="00B40D2C"/>
    <w:rsid w:val="00B41808"/>
    <w:rsid w:val="00B42979"/>
    <w:rsid w:val="00B437D7"/>
    <w:rsid w:val="00B45BBA"/>
    <w:rsid w:val="00B51801"/>
    <w:rsid w:val="00B534D4"/>
    <w:rsid w:val="00B53D54"/>
    <w:rsid w:val="00B554C7"/>
    <w:rsid w:val="00B55C3E"/>
    <w:rsid w:val="00B56001"/>
    <w:rsid w:val="00B57048"/>
    <w:rsid w:val="00B575BA"/>
    <w:rsid w:val="00B60460"/>
    <w:rsid w:val="00B60C2F"/>
    <w:rsid w:val="00B6103E"/>
    <w:rsid w:val="00B6166E"/>
    <w:rsid w:val="00B61703"/>
    <w:rsid w:val="00B62B8F"/>
    <w:rsid w:val="00B62DF4"/>
    <w:rsid w:val="00B63577"/>
    <w:rsid w:val="00B63721"/>
    <w:rsid w:val="00B63C2D"/>
    <w:rsid w:val="00B655DA"/>
    <w:rsid w:val="00B65EB7"/>
    <w:rsid w:val="00B67652"/>
    <w:rsid w:val="00B70CDC"/>
    <w:rsid w:val="00B70E40"/>
    <w:rsid w:val="00B71CE0"/>
    <w:rsid w:val="00B72250"/>
    <w:rsid w:val="00B72ED9"/>
    <w:rsid w:val="00B7325E"/>
    <w:rsid w:val="00B741CF"/>
    <w:rsid w:val="00B7422A"/>
    <w:rsid w:val="00B76A43"/>
    <w:rsid w:val="00B76B91"/>
    <w:rsid w:val="00B77FDE"/>
    <w:rsid w:val="00B804D9"/>
    <w:rsid w:val="00B851C4"/>
    <w:rsid w:val="00B852A3"/>
    <w:rsid w:val="00B87BDE"/>
    <w:rsid w:val="00B87E88"/>
    <w:rsid w:val="00B9007B"/>
    <w:rsid w:val="00B910E7"/>
    <w:rsid w:val="00B91194"/>
    <w:rsid w:val="00B91D5B"/>
    <w:rsid w:val="00B9446F"/>
    <w:rsid w:val="00B95C0B"/>
    <w:rsid w:val="00B962E7"/>
    <w:rsid w:val="00BA0013"/>
    <w:rsid w:val="00BA0944"/>
    <w:rsid w:val="00BA4332"/>
    <w:rsid w:val="00BA4E49"/>
    <w:rsid w:val="00BA584D"/>
    <w:rsid w:val="00BA763E"/>
    <w:rsid w:val="00BB0EC7"/>
    <w:rsid w:val="00BB1F7B"/>
    <w:rsid w:val="00BB3AEC"/>
    <w:rsid w:val="00BB4C07"/>
    <w:rsid w:val="00BB60CE"/>
    <w:rsid w:val="00BB6728"/>
    <w:rsid w:val="00BB72D2"/>
    <w:rsid w:val="00BB7667"/>
    <w:rsid w:val="00BC5FF3"/>
    <w:rsid w:val="00BC6E98"/>
    <w:rsid w:val="00BD035D"/>
    <w:rsid w:val="00BD0A13"/>
    <w:rsid w:val="00BD1427"/>
    <w:rsid w:val="00BD2CB5"/>
    <w:rsid w:val="00BD4B16"/>
    <w:rsid w:val="00BD50AF"/>
    <w:rsid w:val="00BD6769"/>
    <w:rsid w:val="00BD6CE3"/>
    <w:rsid w:val="00BD6FCD"/>
    <w:rsid w:val="00BE0594"/>
    <w:rsid w:val="00BE0D63"/>
    <w:rsid w:val="00BE1816"/>
    <w:rsid w:val="00BE24F5"/>
    <w:rsid w:val="00BE48B3"/>
    <w:rsid w:val="00BE5A9A"/>
    <w:rsid w:val="00BF0499"/>
    <w:rsid w:val="00BF0B76"/>
    <w:rsid w:val="00BF10EA"/>
    <w:rsid w:val="00BF3E35"/>
    <w:rsid w:val="00BF412C"/>
    <w:rsid w:val="00BF4CE5"/>
    <w:rsid w:val="00BF5053"/>
    <w:rsid w:val="00BF6F64"/>
    <w:rsid w:val="00BF7EFD"/>
    <w:rsid w:val="00C01E5F"/>
    <w:rsid w:val="00C06ACC"/>
    <w:rsid w:val="00C10FCE"/>
    <w:rsid w:val="00C11832"/>
    <w:rsid w:val="00C11A64"/>
    <w:rsid w:val="00C14ACD"/>
    <w:rsid w:val="00C226D7"/>
    <w:rsid w:val="00C2318B"/>
    <w:rsid w:val="00C23A30"/>
    <w:rsid w:val="00C24A92"/>
    <w:rsid w:val="00C251C5"/>
    <w:rsid w:val="00C27A81"/>
    <w:rsid w:val="00C31F4B"/>
    <w:rsid w:val="00C32AA1"/>
    <w:rsid w:val="00C33925"/>
    <w:rsid w:val="00C35D15"/>
    <w:rsid w:val="00C41E29"/>
    <w:rsid w:val="00C42A64"/>
    <w:rsid w:val="00C4317E"/>
    <w:rsid w:val="00C43492"/>
    <w:rsid w:val="00C4370E"/>
    <w:rsid w:val="00C437AF"/>
    <w:rsid w:val="00C4437B"/>
    <w:rsid w:val="00C463B1"/>
    <w:rsid w:val="00C47B79"/>
    <w:rsid w:val="00C52C2B"/>
    <w:rsid w:val="00C54D06"/>
    <w:rsid w:val="00C54E52"/>
    <w:rsid w:val="00C55C7E"/>
    <w:rsid w:val="00C60AA0"/>
    <w:rsid w:val="00C60B74"/>
    <w:rsid w:val="00C60DE4"/>
    <w:rsid w:val="00C64F49"/>
    <w:rsid w:val="00C67062"/>
    <w:rsid w:val="00C70802"/>
    <w:rsid w:val="00C708CD"/>
    <w:rsid w:val="00C71CE9"/>
    <w:rsid w:val="00C775F3"/>
    <w:rsid w:val="00C826DA"/>
    <w:rsid w:val="00C84C90"/>
    <w:rsid w:val="00C8654B"/>
    <w:rsid w:val="00C866DF"/>
    <w:rsid w:val="00C86BF7"/>
    <w:rsid w:val="00C87429"/>
    <w:rsid w:val="00C90323"/>
    <w:rsid w:val="00C90491"/>
    <w:rsid w:val="00C90B6A"/>
    <w:rsid w:val="00C92ED4"/>
    <w:rsid w:val="00C93DD0"/>
    <w:rsid w:val="00C964E9"/>
    <w:rsid w:val="00CA0C43"/>
    <w:rsid w:val="00CA109B"/>
    <w:rsid w:val="00CA15BA"/>
    <w:rsid w:val="00CA1CCF"/>
    <w:rsid w:val="00CA21F3"/>
    <w:rsid w:val="00CA5E68"/>
    <w:rsid w:val="00CB098B"/>
    <w:rsid w:val="00CB4364"/>
    <w:rsid w:val="00CB55B8"/>
    <w:rsid w:val="00CB62EC"/>
    <w:rsid w:val="00CB7449"/>
    <w:rsid w:val="00CB7E0C"/>
    <w:rsid w:val="00CB7F6B"/>
    <w:rsid w:val="00CC024E"/>
    <w:rsid w:val="00CC06E4"/>
    <w:rsid w:val="00CC1551"/>
    <w:rsid w:val="00CC21A9"/>
    <w:rsid w:val="00CC2E88"/>
    <w:rsid w:val="00CC31CD"/>
    <w:rsid w:val="00CC6362"/>
    <w:rsid w:val="00CC75F4"/>
    <w:rsid w:val="00CC7928"/>
    <w:rsid w:val="00CD12DF"/>
    <w:rsid w:val="00CD2DB9"/>
    <w:rsid w:val="00CD3602"/>
    <w:rsid w:val="00CD4AA9"/>
    <w:rsid w:val="00CD6A15"/>
    <w:rsid w:val="00CD7664"/>
    <w:rsid w:val="00CD7714"/>
    <w:rsid w:val="00CE10E1"/>
    <w:rsid w:val="00CE2676"/>
    <w:rsid w:val="00CE3402"/>
    <w:rsid w:val="00CE3776"/>
    <w:rsid w:val="00CE37EF"/>
    <w:rsid w:val="00CE68A8"/>
    <w:rsid w:val="00CF0000"/>
    <w:rsid w:val="00CF13F1"/>
    <w:rsid w:val="00CF227F"/>
    <w:rsid w:val="00CF59DF"/>
    <w:rsid w:val="00CF6962"/>
    <w:rsid w:val="00CF7BAC"/>
    <w:rsid w:val="00D00807"/>
    <w:rsid w:val="00D0359D"/>
    <w:rsid w:val="00D050BB"/>
    <w:rsid w:val="00D0590A"/>
    <w:rsid w:val="00D0633A"/>
    <w:rsid w:val="00D078C6"/>
    <w:rsid w:val="00D13835"/>
    <w:rsid w:val="00D14242"/>
    <w:rsid w:val="00D1537E"/>
    <w:rsid w:val="00D15701"/>
    <w:rsid w:val="00D1664C"/>
    <w:rsid w:val="00D20613"/>
    <w:rsid w:val="00D206FC"/>
    <w:rsid w:val="00D23C36"/>
    <w:rsid w:val="00D26BF0"/>
    <w:rsid w:val="00D309CC"/>
    <w:rsid w:val="00D30F80"/>
    <w:rsid w:val="00D32EAE"/>
    <w:rsid w:val="00D32EFC"/>
    <w:rsid w:val="00D35D1D"/>
    <w:rsid w:val="00D36B53"/>
    <w:rsid w:val="00D40358"/>
    <w:rsid w:val="00D41F6A"/>
    <w:rsid w:val="00D43A8F"/>
    <w:rsid w:val="00D44D1B"/>
    <w:rsid w:val="00D454F2"/>
    <w:rsid w:val="00D45FFA"/>
    <w:rsid w:val="00D464DC"/>
    <w:rsid w:val="00D47299"/>
    <w:rsid w:val="00D525B2"/>
    <w:rsid w:val="00D52827"/>
    <w:rsid w:val="00D532C2"/>
    <w:rsid w:val="00D53324"/>
    <w:rsid w:val="00D53ECE"/>
    <w:rsid w:val="00D54A6C"/>
    <w:rsid w:val="00D54A96"/>
    <w:rsid w:val="00D55991"/>
    <w:rsid w:val="00D55ED8"/>
    <w:rsid w:val="00D568DD"/>
    <w:rsid w:val="00D57714"/>
    <w:rsid w:val="00D57B73"/>
    <w:rsid w:val="00D625D5"/>
    <w:rsid w:val="00D65439"/>
    <w:rsid w:val="00D70579"/>
    <w:rsid w:val="00D729F1"/>
    <w:rsid w:val="00D72BD8"/>
    <w:rsid w:val="00D73E7C"/>
    <w:rsid w:val="00D74E1F"/>
    <w:rsid w:val="00D75283"/>
    <w:rsid w:val="00D7719E"/>
    <w:rsid w:val="00D77221"/>
    <w:rsid w:val="00D82D85"/>
    <w:rsid w:val="00D83377"/>
    <w:rsid w:val="00D84764"/>
    <w:rsid w:val="00D8769A"/>
    <w:rsid w:val="00D916E7"/>
    <w:rsid w:val="00D9265C"/>
    <w:rsid w:val="00D9272B"/>
    <w:rsid w:val="00D94D54"/>
    <w:rsid w:val="00D95D82"/>
    <w:rsid w:val="00D9666A"/>
    <w:rsid w:val="00D96BC7"/>
    <w:rsid w:val="00D96F98"/>
    <w:rsid w:val="00DA0637"/>
    <w:rsid w:val="00DA1F24"/>
    <w:rsid w:val="00DA254E"/>
    <w:rsid w:val="00DA71A4"/>
    <w:rsid w:val="00DA771A"/>
    <w:rsid w:val="00DA7F74"/>
    <w:rsid w:val="00DB04D5"/>
    <w:rsid w:val="00DB2C05"/>
    <w:rsid w:val="00DB2DD5"/>
    <w:rsid w:val="00DB3E5D"/>
    <w:rsid w:val="00DB4968"/>
    <w:rsid w:val="00DB4BF7"/>
    <w:rsid w:val="00DB52FA"/>
    <w:rsid w:val="00DB5B73"/>
    <w:rsid w:val="00DB7538"/>
    <w:rsid w:val="00DB7962"/>
    <w:rsid w:val="00DB7D03"/>
    <w:rsid w:val="00DC100D"/>
    <w:rsid w:val="00DC13FB"/>
    <w:rsid w:val="00DC50D1"/>
    <w:rsid w:val="00DC591C"/>
    <w:rsid w:val="00DC5FE7"/>
    <w:rsid w:val="00DC74A5"/>
    <w:rsid w:val="00DC7967"/>
    <w:rsid w:val="00DD5358"/>
    <w:rsid w:val="00DD5933"/>
    <w:rsid w:val="00DD59BD"/>
    <w:rsid w:val="00DD5C44"/>
    <w:rsid w:val="00DD62F7"/>
    <w:rsid w:val="00DD693C"/>
    <w:rsid w:val="00DD69D4"/>
    <w:rsid w:val="00DD74F6"/>
    <w:rsid w:val="00DE13DF"/>
    <w:rsid w:val="00DE1CEC"/>
    <w:rsid w:val="00DE2CE5"/>
    <w:rsid w:val="00DF030E"/>
    <w:rsid w:val="00DF2BF0"/>
    <w:rsid w:val="00DF36C4"/>
    <w:rsid w:val="00DF5959"/>
    <w:rsid w:val="00E001D3"/>
    <w:rsid w:val="00E00D43"/>
    <w:rsid w:val="00E0249E"/>
    <w:rsid w:val="00E05617"/>
    <w:rsid w:val="00E11871"/>
    <w:rsid w:val="00E151C8"/>
    <w:rsid w:val="00E15660"/>
    <w:rsid w:val="00E173AF"/>
    <w:rsid w:val="00E2113B"/>
    <w:rsid w:val="00E227CB"/>
    <w:rsid w:val="00E22C8C"/>
    <w:rsid w:val="00E2545F"/>
    <w:rsid w:val="00E2660D"/>
    <w:rsid w:val="00E267A7"/>
    <w:rsid w:val="00E345E1"/>
    <w:rsid w:val="00E37410"/>
    <w:rsid w:val="00E401E6"/>
    <w:rsid w:val="00E408C1"/>
    <w:rsid w:val="00E41FB6"/>
    <w:rsid w:val="00E41FF0"/>
    <w:rsid w:val="00E44BF4"/>
    <w:rsid w:val="00E4706A"/>
    <w:rsid w:val="00E47FEA"/>
    <w:rsid w:val="00E50642"/>
    <w:rsid w:val="00E51606"/>
    <w:rsid w:val="00E5265B"/>
    <w:rsid w:val="00E5572D"/>
    <w:rsid w:val="00E55900"/>
    <w:rsid w:val="00E55AF9"/>
    <w:rsid w:val="00E56D46"/>
    <w:rsid w:val="00E574FE"/>
    <w:rsid w:val="00E60677"/>
    <w:rsid w:val="00E618FB"/>
    <w:rsid w:val="00E6360A"/>
    <w:rsid w:val="00E67632"/>
    <w:rsid w:val="00E70919"/>
    <w:rsid w:val="00E71D2E"/>
    <w:rsid w:val="00E729C9"/>
    <w:rsid w:val="00E734BD"/>
    <w:rsid w:val="00E73D25"/>
    <w:rsid w:val="00E74A45"/>
    <w:rsid w:val="00E75044"/>
    <w:rsid w:val="00E75603"/>
    <w:rsid w:val="00E7612E"/>
    <w:rsid w:val="00E76E8A"/>
    <w:rsid w:val="00E773D5"/>
    <w:rsid w:val="00E81B26"/>
    <w:rsid w:val="00E822B9"/>
    <w:rsid w:val="00E82B95"/>
    <w:rsid w:val="00E83612"/>
    <w:rsid w:val="00E850D2"/>
    <w:rsid w:val="00E8563C"/>
    <w:rsid w:val="00E85977"/>
    <w:rsid w:val="00E919A2"/>
    <w:rsid w:val="00E921E2"/>
    <w:rsid w:val="00E922E3"/>
    <w:rsid w:val="00E93A09"/>
    <w:rsid w:val="00E94376"/>
    <w:rsid w:val="00E9589A"/>
    <w:rsid w:val="00E97C83"/>
    <w:rsid w:val="00EA187C"/>
    <w:rsid w:val="00EA3066"/>
    <w:rsid w:val="00EA46B2"/>
    <w:rsid w:val="00EB0329"/>
    <w:rsid w:val="00EB13DA"/>
    <w:rsid w:val="00EB4706"/>
    <w:rsid w:val="00EB634D"/>
    <w:rsid w:val="00EC1783"/>
    <w:rsid w:val="00EC1A06"/>
    <w:rsid w:val="00EC1CD1"/>
    <w:rsid w:val="00EC5F37"/>
    <w:rsid w:val="00EC6694"/>
    <w:rsid w:val="00EC70BF"/>
    <w:rsid w:val="00ED6B94"/>
    <w:rsid w:val="00ED7457"/>
    <w:rsid w:val="00ED79A7"/>
    <w:rsid w:val="00ED7A68"/>
    <w:rsid w:val="00ED7EA9"/>
    <w:rsid w:val="00EE2B86"/>
    <w:rsid w:val="00EE306A"/>
    <w:rsid w:val="00EE3A65"/>
    <w:rsid w:val="00EE4267"/>
    <w:rsid w:val="00EE4E0D"/>
    <w:rsid w:val="00EF0600"/>
    <w:rsid w:val="00EF1E6C"/>
    <w:rsid w:val="00EF379D"/>
    <w:rsid w:val="00EF508C"/>
    <w:rsid w:val="00EF696C"/>
    <w:rsid w:val="00F00BA5"/>
    <w:rsid w:val="00F0169E"/>
    <w:rsid w:val="00F027CD"/>
    <w:rsid w:val="00F02ECA"/>
    <w:rsid w:val="00F05092"/>
    <w:rsid w:val="00F05330"/>
    <w:rsid w:val="00F0723F"/>
    <w:rsid w:val="00F07B37"/>
    <w:rsid w:val="00F07C4C"/>
    <w:rsid w:val="00F07D45"/>
    <w:rsid w:val="00F104F9"/>
    <w:rsid w:val="00F10825"/>
    <w:rsid w:val="00F11EF6"/>
    <w:rsid w:val="00F128AD"/>
    <w:rsid w:val="00F130AA"/>
    <w:rsid w:val="00F138F3"/>
    <w:rsid w:val="00F13EE9"/>
    <w:rsid w:val="00F20623"/>
    <w:rsid w:val="00F24ED1"/>
    <w:rsid w:val="00F2578F"/>
    <w:rsid w:val="00F25F36"/>
    <w:rsid w:val="00F273F4"/>
    <w:rsid w:val="00F279ED"/>
    <w:rsid w:val="00F3072A"/>
    <w:rsid w:val="00F32B48"/>
    <w:rsid w:val="00F3558C"/>
    <w:rsid w:val="00F35792"/>
    <w:rsid w:val="00F37D5C"/>
    <w:rsid w:val="00F37ED7"/>
    <w:rsid w:val="00F41868"/>
    <w:rsid w:val="00F43723"/>
    <w:rsid w:val="00F43AFF"/>
    <w:rsid w:val="00F44DBB"/>
    <w:rsid w:val="00F45424"/>
    <w:rsid w:val="00F468FB"/>
    <w:rsid w:val="00F471AE"/>
    <w:rsid w:val="00F47F5F"/>
    <w:rsid w:val="00F47FA2"/>
    <w:rsid w:val="00F5246A"/>
    <w:rsid w:val="00F5253C"/>
    <w:rsid w:val="00F52DD6"/>
    <w:rsid w:val="00F64C9B"/>
    <w:rsid w:val="00F67438"/>
    <w:rsid w:val="00F70BCC"/>
    <w:rsid w:val="00F715D9"/>
    <w:rsid w:val="00F738E7"/>
    <w:rsid w:val="00F74FB4"/>
    <w:rsid w:val="00F75819"/>
    <w:rsid w:val="00F75A53"/>
    <w:rsid w:val="00F76BC8"/>
    <w:rsid w:val="00F76F2B"/>
    <w:rsid w:val="00F77440"/>
    <w:rsid w:val="00F7761C"/>
    <w:rsid w:val="00F77EAC"/>
    <w:rsid w:val="00F816F6"/>
    <w:rsid w:val="00F8223C"/>
    <w:rsid w:val="00F8283B"/>
    <w:rsid w:val="00F87393"/>
    <w:rsid w:val="00F87ACC"/>
    <w:rsid w:val="00F92ADA"/>
    <w:rsid w:val="00F93A76"/>
    <w:rsid w:val="00F9478B"/>
    <w:rsid w:val="00F95C7F"/>
    <w:rsid w:val="00FA100B"/>
    <w:rsid w:val="00FA1717"/>
    <w:rsid w:val="00FA31FC"/>
    <w:rsid w:val="00FA39B1"/>
    <w:rsid w:val="00FA3FF1"/>
    <w:rsid w:val="00FA5455"/>
    <w:rsid w:val="00FA56E3"/>
    <w:rsid w:val="00FA6CD9"/>
    <w:rsid w:val="00FA78EA"/>
    <w:rsid w:val="00FA7B5D"/>
    <w:rsid w:val="00FB0781"/>
    <w:rsid w:val="00FB20D6"/>
    <w:rsid w:val="00FB2B5D"/>
    <w:rsid w:val="00FB2BBB"/>
    <w:rsid w:val="00FB5CB7"/>
    <w:rsid w:val="00FC119B"/>
    <w:rsid w:val="00FC29F8"/>
    <w:rsid w:val="00FC2E91"/>
    <w:rsid w:val="00FC3B66"/>
    <w:rsid w:val="00FC3DED"/>
    <w:rsid w:val="00FC4509"/>
    <w:rsid w:val="00FD17F7"/>
    <w:rsid w:val="00FD1DCB"/>
    <w:rsid w:val="00FD2D10"/>
    <w:rsid w:val="00FD3BCB"/>
    <w:rsid w:val="00FD7F13"/>
    <w:rsid w:val="00FE09A8"/>
    <w:rsid w:val="00FE52D4"/>
    <w:rsid w:val="00FE72FF"/>
    <w:rsid w:val="00FE7BD8"/>
    <w:rsid w:val="00FF081C"/>
    <w:rsid w:val="00FF12FA"/>
    <w:rsid w:val="00FF1EE1"/>
    <w:rsid w:val="00FF28BA"/>
    <w:rsid w:val="00FF476D"/>
    <w:rsid w:val="00FF4D84"/>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1463E3"/>
  <w15:docId w15:val="{1DD9794F-77ED-4253-9311-834468DF1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0DE4"/>
    <w:pPr>
      <w:spacing w:after="120"/>
      <w:jc w:val="both"/>
    </w:pPr>
    <w:rPr>
      <w:rFonts w:ascii="Arial" w:hAnsi="Arial"/>
      <w:sz w:val="22"/>
      <w:szCs w:val="22"/>
      <w:lang w:val="en-GB" w:eastAsia="de-DE"/>
    </w:rPr>
  </w:style>
  <w:style w:type="paragraph" w:styleId="Heading1">
    <w:name w:val="heading 1"/>
    <w:basedOn w:val="Normal"/>
    <w:next w:val="Normal"/>
    <w:link w:val="Heading1Char"/>
    <w:qFormat/>
    <w:rsid w:val="00C67062"/>
    <w:pPr>
      <w:keepNext/>
      <w:keepLines/>
      <w:numPr>
        <w:numId w:val="7"/>
      </w:numPr>
      <w:spacing w:before="240" w:after="360" w:line="264" w:lineRule="auto"/>
      <w:jc w:val="left"/>
      <w:outlineLvl w:val="0"/>
    </w:pPr>
    <w:rPr>
      <w:rFonts w:cs="Arial"/>
      <w:b/>
      <w:bCs/>
      <w:kern w:val="32"/>
      <w:sz w:val="20"/>
      <w:szCs w:val="36"/>
    </w:rPr>
  </w:style>
  <w:style w:type="paragraph" w:styleId="Heading2">
    <w:name w:val="heading 2"/>
    <w:basedOn w:val="Normal"/>
    <w:next w:val="Normal"/>
    <w:link w:val="Heading2Char"/>
    <w:qFormat/>
    <w:rsid w:val="00C67062"/>
    <w:pPr>
      <w:keepNext/>
      <w:numPr>
        <w:ilvl w:val="1"/>
        <w:numId w:val="7"/>
      </w:numPr>
      <w:spacing w:before="560"/>
      <w:ind w:left="576"/>
      <w:jc w:val="left"/>
      <w:outlineLvl w:val="1"/>
    </w:pPr>
    <w:rPr>
      <w:rFonts w:cs="Arial"/>
      <w:b/>
      <w:bCs/>
      <w:iCs/>
      <w:sz w:val="20"/>
      <w:szCs w:val="28"/>
    </w:rPr>
  </w:style>
  <w:style w:type="paragraph" w:styleId="Heading3">
    <w:name w:val="heading 3"/>
    <w:basedOn w:val="Normal"/>
    <w:next w:val="Normal"/>
    <w:link w:val="Heading3Char"/>
    <w:qFormat/>
    <w:rsid w:val="00C67062"/>
    <w:pPr>
      <w:keepNext/>
      <w:numPr>
        <w:ilvl w:val="2"/>
        <w:numId w:val="7"/>
      </w:numPr>
      <w:spacing w:before="360" w:line="264" w:lineRule="auto"/>
      <w:ind w:left="720"/>
      <w:jc w:val="left"/>
      <w:outlineLvl w:val="2"/>
    </w:pPr>
    <w:rPr>
      <w:rFonts w:cs="Arial"/>
      <w:b/>
      <w:bCs/>
      <w:i/>
      <w:sz w:val="20"/>
      <w:szCs w:val="28"/>
    </w:rPr>
  </w:style>
  <w:style w:type="paragraph" w:styleId="Heading4">
    <w:name w:val="heading 4"/>
    <w:basedOn w:val="Normal"/>
    <w:next w:val="Normal"/>
    <w:link w:val="Heading4Char"/>
    <w:qFormat/>
    <w:rsid w:val="009C5F7E"/>
    <w:pPr>
      <w:keepNext/>
      <w:numPr>
        <w:ilvl w:val="3"/>
        <w:numId w:val="7"/>
      </w:numPr>
      <w:tabs>
        <w:tab w:val="left" w:pos="1540"/>
        <w:tab w:val="left" w:pos="2530"/>
        <w:tab w:val="left" w:pos="3630"/>
        <w:tab w:val="left" w:pos="4620"/>
        <w:tab w:val="left" w:pos="5830"/>
        <w:tab w:val="left" w:pos="6820"/>
        <w:tab w:val="left" w:pos="7920"/>
        <w:tab w:val="left" w:pos="8800"/>
      </w:tabs>
      <w:spacing w:before="120"/>
      <w:jc w:val="left"/>
      <w:outlineLvl w:val="3"/>
    </w:pPr>
    <w:rPr>
      <w:b/>
      <w:bCs/>
      <w:color w:val="468AB2"/>
      <w:szCs w:val="28"/>
    </w:rPr>
  </w:style>
  <w:style w:type="paragraph" w:styleId="Heading5">
    <w:name w:val="heading 5"/>
    <w:basedOn w:val="Normal"/>
    <w:next w:val="Normal"/>
    <w:link w:val="Heading5Char"/>
    <w:qFormat/>
    <w:rsid w:val="00296A9C"/>
    <w:pPr>
      <w:numPr>
        <w:ilvl w:val="4"/>
        <w:numId w:val="7"/>
      </w:numPr>
      <w:spacing w:before="567" w:after="113"/>
      <w:outlineLvl w:val="4"/>
    </w:pPr>
    <w:rPr>
      <w:b/>
      <w:bCs/>
      <w:iCs/>
    </w:rPr>
  </w:style>
  <w:style w:type="paragraph" w:styleId="Heading6">
    <w:name w:val="heading 6"/>
    <w:basedOn w:val="Normal"/>
    <w:next w:val="Normal"/>
    <w:link w:val="Heading6Char"/>
    <w:qFormat/>
    <w:rsid w:val="00296A9C"/>
    <w:pPr>
      <w:numPr>
        <w:ilvl w:val="5"/>
        <w:numId w:val="7"/>
      </w:numPr>
      <w:spacing w:before="284" w:after="0"/>
      <w:outlineLvl w:val="5"/>
    </w:pPr>
    <w:rPr>
      <w:b/>
      <w:bCs/>
    </w:rPr>
  </w:style>
  <w:style w:type="paragraph" w:styleId="Heading7">
    <w:name w:val="heading 7"/>
    <w:basedOn w:val="Normal"/>
    <w:next w:val="Normal"/>
    <w:link w:val="Heading7Char"/>
    <w:qFormat/>
    <w:rsid w:val="00296A9C"/>
    <w:pPr>
      <w:numPr>
        <w:ilvl w:val="6"/>
        <w:numId w:val="7"/>
      </w:numPr>
      <w:spacing w:before="284" w:after="0"/>
      <w:outlineLvl w:val="6"/>
    </w:pPr>
    <w:rPr>
      <w:b/>
    </w:rPr>
  </w:style>
  <w:style w:type="paragraph" w:styleId="Heading8">
    <w:name w:val="heading 8"/>
    <w:basedOn w:val="Normal"/>
    <w:next w:val="Normal"/>
    <w:link w:val="Heading8Char"/>
    <w:qFormat/>
    <w:rsid w:val="00296A9C"/>
    <w:pPr>
      <w:numPr>
        <w:ilvl w:val="7"/>
        <w:numId w:val="7"/>
      </w:numPr>
      <w:spacing w:before="284" w:after="0"/>
      <w:outlineLvl w:val="7"/>
    </w:pPr>
    <w:rPr>
      <w:b/>
      <w:iCs/>
    </w:rPr>
  </w:style>
  <w:style w:type="paragraph" w:styleId="Heading9">
    <w:name w:val="heading 9"/>
    <w:basedOn w:val="Normal"/>
    <w:next w:val="Normal"/>
    <w:link w:val="Heading9Char"/>
    <w:qFormat/>
    <w:rsid w:val="00296A9C"/>
    <w:pPr>
      <w:numPr>
        <w:ilvl w:val="8"/>
        <w:numId w:val="7"/>
      </w:numPr>
      <w:spacing w:before="284" w:after="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94709"/>
    <w:pPr>
      <w:tabs>
        <w:tab w:val="left" w:pos="187"/>
      </w:tabs>
      <w:spacing w:after="380"/>
      <w:ind w:right="-454"/>
      <w:jc w:val="right"/>
    </w:pPr>
    <w:rPr>
      <w:noProof/>
      <w:sz w:val="16"/>
      <w:szCs w:val="16"/>
    </w:rPr>
  </w:style>
  <w:style w:type="paragraph" w:styleId="Footer">
    <w:name w:val="footer"/>
    <w:basedOn w:val="Normal"/>
    <w:link w:val="FooterChar"/>
    <w:uiPriority w:val="99"/>
    <w:rsid w:val="004D4B2B"/>
    <w:pPr>
      <w:spacing w:line="200" w:lineRule="atLeast"/>
      <w:jc w:val="center"/>
    </w:pPr>
    <w:rPr>
      <w:noProof/>
      <w:sz w:val="16"/>
      <w:szCs w:val="16"/>
    </w:rPr>
  </w:style>
  <w:style w:type="table" w:styleId="TableGrid">
    <w:name w:val="Table Grid"/>
    <w:basedOn w:val="TableNormal"/>
    <w:uiPriority w:val="59"/>
    <w:rsid w:val="00BB60CE"/>
    <w:pPr>
      <w:keepNext/>
      <w:spacing w:before="60" w:after="60"/>
      <w:ind w:left="57" w:right="57"/>
    </w:pPr>
    <w:rPr>
      <w:rFonts w:ascii="Arial" w:hAnsi="Arial"/>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shd w:val="clear" w:color="auto" w:fill="FFFFFF"/>
      <w:tcMar>
        <w:top w:w="28" w:type="dxa"/>
        <w:left w:w="28" w:type="dxa"/>
        <w:bottom w:w="28" w:type="dxa"/>
        <w:right w:w="28" w:type="dxa"/>
      </w:tcMar>
    </w:tcPr>
    <w:tblStylePr w:type="firstRow">
      <w:rPr>
        <w:b/>
        <w:sz w:val="20"/>
        <w:szCs w:val="20"/>
      </w:rPr>
      <w:tblPr/>
      <w:tcPr>
        <w:shd w:val="clear" w:color="auto" w:fill="E5E5D0"/>
      </w:tcPr>
    </w:tblStylePr>
  </w:style>
  <w:style w:type="character" w:styleId="Hyperlink">
    <w:name w:val="Hyperlink"/>
    <w:basedOn w:val="DefaultParagraphFont"/>
    <w:uiPriority w:val="99"/>
    <w:rsid w:val="003B1D53"/>
    <w:rPr>
      <w:rFonts w:ascii="Arial" w:hAnsi="Arial"/>
      <w:color w:val="0000FF"/>
      <w:sz w:val="22"/>
      <w:u w:val="single"/>
    </w:rPr>
  </w:style>
  <w:style w:type="character" w:styleId="PageNumber">
    <w:name w:val="page number"/>
    <w:basedOn w:val="DefaultParagraphFont"/>
    <w:rsid w:val="007760EF"/>
    <w:rPr>
      <w:rFonts w:ascii="Arial" w:hAnsi="Arial"/>
      <w:sz w:val="16"/>
      <w:szCs w:val="16"/>
    </w:rPr>
  </w:style>
  <w:style w:type="paragraph" w:customStyle="1" w:styleId="Heading2noTOCnonumbering">
    <w:name w:val="Heading 2 (no TOC no numbering)"/>
    <w:basedOn w:val="Heading2"/>
    <w:next w:val="Normal"/>
    <w:rsid w:val="00BB6728"/>
    <w:pPr>
      <w:numPr>
        <w:ilvl w:val="0"/>
        <w:numId w:val="0"/>
      </w:numPr>
    </w:pPr>
  </w:style>
  <w:style w:type="paragraph" w:customStyle="1" w:styleId="HeadernotfirstPage">
    <w:name w:val="Header (not first Page)"/>
    <w:basedOn w:val="Header"/>
    <w:next w:val="Header"/>
    <w:rsid w:val="00602253"/>
    <w:pPr>
      <w:spacing w:after="567"/>
      <w:ind w:right="0"/>
    </w:pPr>
  </w:style>
  <w:style w:type="paragraph" w:styleId="FootnoteText">
    <w:name w:val="footnote text"/>
    <w:basedOn w:val="Normal"/>
    <w:link w:val="FootnoteTextChar"/>
    <w:rsid w:val="00296A9C"/>
    <w:rPr>
      <w:sz w:val="16"/>
      <w:szCs w:val="20"/>
    </w:rPr>
  </w:style>
  <w:style w:type="paragraph" w:styleId="NormalWeb">
    <w:name w:val="Normal (Web)"/>
    <w:basedOn w:val="Normal"/>
    <w:rsid w:val="008032B6"/>
    <w:rPr>
      <w:sz w:val="24"/>
      <w:szCs w:val="24"/>
    </w:rPr>
  </w:style>
  <w:style w:type="character" w:styleId="FootnoteReference">
    <w:name w:val="footnote reference"/>
    <w:basedOn w:val="DefaultParagraphFont"/>
    <w:rsid w:val="002E57AA"/>
    <w:rPr>
      <w:vertAlign w:val="superscript"/>
    </w:rPr>
  </w:style>
  <w:style w:type="paragraph" w:customStyle="1" w:styleId="Footer-Logos">
    <w:name w:val="Footer-Logos"/>
    <w:basedOn w:val="Normal"/>
    <w:rsid w:val="00C60AA0"/>
    <w:pPr>
      <w:framePr w:w="567" w:h="1701" w:hRule="exact" w:wrap="around" w:vAnchor="page" w:hAnchor="page" w:x="738" w:y="14477"/>
      <w:shd w:val="solid" w:color="FFFFFF" w:fill="FFFFFF"/>
      <w:spacing w:after="160"/>
    </w:pPr>
    <w:rPr>
      <w:sz w:val="16"/>
      <w:szCs w:val="16"/>
    </w:rPr>
  </w:style>
  <w:style w:type="character" w:customStyle="1" w:styleId="Heading1Char">
    <w:name w:val="Heading 1 Char"/>
    <w:basedOn w:val="DefaultParagraphFont"/>
    <w:link w:val="Heading1"/>
    <w:rsid w:val="00C67062"/>
    <w:rPr>
      <w:rFonts w:ascii="Arial" w:hAnsi="Arial" w:cs="Arial"/>
      <w:b/>
      <w:bCs/>
      <w:kern w:val="32"/>
      <w:szCs w:val="36"/>
      <w:lang w:val="en-GB" w:eastAsia="de-DE"/>
    </w:rPr>
  </w:style>
  <w:style w:type="paragraph" w:customStyle="1" w:styleId="Heading3noTOCnonumbering">
    <w:name w:val="Heading 3 (no TOC no numbering)"/>
    <w:basedOn w:val="Heading3"/>
    <w:link w:val="Heading3noTOCnonumberingChar"/>
    <w:rsid w:val="00432422"/>
    <w:pPr>
      <w:numPr>
        <w:ilvl w:val="0"/>
        <w:numId w:val="0"/>
      </w:numPr>
    </w:pPr>
  </w:style>
  <w:style w:type="paragraph" w:customStyle="1" w:styleId="CoverHeading2">
    <w:name w:val="Cover Heading 2"/>
    <w:basedOn w:val="Normal"/>
    <w:rsid w:val="005F04A3"/>
    <w:pPr>
      <w:spacing w:after="0"/>
      <w:ind w:left="57" w:right="57"/>
      <w:jc w:val="left"/>
    </w:pPr>
    <w:rPr>
      <w:rFonts w:ascii="Calibri" w:hAnsi="Calibri"/>
      <w:sz w:val="36"/>
      <w:szCs w:val="36"/>
    </w:rPr>
  </w:style>
  <w:style w:type="table" w:customStyle="1" w:styleId="TableFront">
    <w:name w:val="Table Front"/>
    <w:basedOn w:val="TableNormal"/>
    <w:rsid w:val="00514501"/>
    <w:rPr>
      <w:rFonts w:ascii="Arial" w:hAnsi="Arial"/>
    </w:rPr>
    <w:tblPr>
      <w:tblCellMar>
        <w:left w:w="0" w:type="dxa"/>
        <w:right w:w="0" w:type="dxa"/>
      </w:tblCellMar>
    </w:tblPr>
  </w:style>
  <w:style w:type="paragraph" w:customStyle="1" w:styleId="NormalBullets">
    <w:name w:val="Normal Bullets"/>
    <w:basedOn w:val="Normal"/>
    <w:rsid w:val="004E7B66"/>
    <w:pPr>
      <w:numPr>
        <w:numId w:val="1"/>
      </w:numPr>
      <w:tabs>
        <w:tab w:val="left" w:pos="851"/>
      </w:tabs>
      <w:jc w:val="left"/>
    </w:pPr>
  </w:style>
  <w:style w:type="paragraph" w:customStyle="1" w:styleId="CoverHeading1">
    <w:name w:val="Cover Heading 1"/>
    <w:next w:val="CoverHeading2"/>
    <w:rsid w:val="005F04A3"/>
    <w:pPr>
      <w:ind w:left="57" w:right="57"/>
    </w:pPr>
    <w:rPr>
      <w:rFonts w:ascii="Calibri" w:hAnsi="Calibri"/>
      <w:b/>
      <w:sz w:val="44"/>
      <w:szCs w:val="44"/>
      <w:lang w:val="en-GB" w:eastAsia="de-DE"/>
    </w:rPr>
  </w:style>
  <w:style w:type="paragraph" w:customStyle="1" w:styleId="CoverPartner-Logo">
    <w:name w:val="Cover Partner-Logo"/>
    <w:basedOn w:val="CoverHeading4"/>
    <w:link w:val="CoverPartner-LogoChar"/>
    <w:rsid w:val="005F04A3"/>
    <w:pPr>
      <w:framePr w:wrap="around"/>
      <w:spacing w:before="220" w:after="220"/>
      <w:jc w:val="right"/>
    </w:pPr>
    <w:rPr>
      <w:szCs w:val="20"/>
    </w:rPr>
  </w:style>
  <w:style w:type="paragraph" w:styleId="TableofFigures">
    <w:name w:val="table of figures"/>
    <w:basedOn w:val="Normal"/>
    <w:next w:val="Normal"/>
    <w:rsid w:val="00A660EB"/>
    <w:pPr>
      <w:tabs>
        <w:tab w:val="right" w:leader="dot" w:pos="9072"/>
      </w:tabs>
      <w:ind w:left="442" w:hanging="442"/>
    </w:pPr>
  </w:style>
  <w:style w:type="paragraph" w:customStyle="1" w:styleId="Picture">
    <w:name w:val="Picture"/>
    <w:basedOn w:val="Normal"/>
    <w:next w:val="Normal"/>
    <w:rsid w:val="003F6536"/>
    <w:pPr>
      <w:keepNext/>
      <w:spacing w:before="220" w:after="220"/>
    </w:pPr>
  </w:style>
  <w:style w:type="paragraph" w:customStyle="1" w:styleId="CoverHeading0">
    <w:name w:val="Cover Heading 0"/>
    <w:basedOn w:val="Normal"/>
    <w:next w:val="CoverHeading1"/>
    <w:rsid w:val="005F04A3"/>
    <w:pPr>
      <w:spacing w:after="0"/>
      <w:ind w:left="57" w:right="57"/>
      <w:jc w:val="left"/>
    </w:pPr>
    <w:rPr>
      <w:rFonts w:ascii="Calibri" w:hAnsi="Calibri"/>
      <w:i/>
      <w:sz w:val="24"/>
      <w:szCs w:val="24"/>
    </w:rPr>
  </w:style>
  <w:style w:type="paragraph" w:customStyle="1" w:styleId="CoverHeading4">
    <w:name w:val="Cover Heading 4"/>
    <w:basedOn w:val="Normal"/>
    <w:rsid w:val="00EC5F37"/>
    <w:pPr>
      <w:framePr w:hSpace="180" w:wrap="around" w:vAnchor="page" w:hAnchor="margin" w:y="4561"/>
      <w:spacing w:after="0"/>
      <w:ind w:left="57" w:right="57"/>
      <w:jc w:val="left"/>
    </w:pPr>
    <w:rPr>
      <w:rFonts w:ascii="Calibri" w:hAnsi="Calibri"/>
      <w:sz w:val="24"/>
    </w:rPr>
  </w:style>
  <w:style w:type="paragraph" w:customStyle="1" w:styleId="Box">
    <w:name w:val="Box"/>
    <w:basedOn w:val="Normal"/>
    <w:rsid w:val="00711C8B"/>
    <w:pPr>
      <w:framePr w:w="1701" w:h="1701" w:hSpace="142" w:wrap="around" w:vAnchor="text" w:hAnchor="page" w:x="1135" w:y="1"/>
      <w:spacing w:line="220" w:lineRule="atLeast"/>
    </w:pPr>
    <w:rPr>
      <w:i/>
      <w:sz w:val="16"/>
      <w:szCs w:val="16"/>
    </w:rPr>
  </w:style>
  <w:style w:type="paragraph" w:customStyle="1" w:styleId="Heading1noTOCnonumbering">
    <w:name w:val="Heading 1 (no TOC no numbering)"/>
    <w:basedOn w:val="Heading1"/>
    <w:rsid w:val="00B87E88"/>
    <w:pPr>
      <w:numPr>
        <w:numId w:val="0"/>
      </w:numPr>
      <w:outlineLvl w:val="9"/>
    </w:pPr>
    <w:rPr>
      <w:bCs w:val="0"/>
    </w:rPr>
  </w:style>
  <w:style w:type="paragraph" w:styleId="TOC1">
    <w:name w:val="toc 1"/>
    <w:basedOn w:val="Normal"/>
    <w:next w:val="Normal"/>
    <w:autoRedefine/>
    <w:uiPriority w:val="39"/>
    <w:rsid w:val="00C10FCE"/>
    <w:pPr>
      <w:tabs>
        <w:tab w:val="left" w:pos="567"/>
        <w:tab w:val="right" w:pos="9072"/>
      </w:tabs>
      <w:spacing w:before="160"/>
    </w:pPr>
    <w:rPr>
      <w:rFonts w:cs="Arial"/>
      <w:b/>
      <w:noProof/>
      <w:lang w:eastAsia="en-GB"/>
    </w:rPr>
  </w:style>
  <w:style w:type="numbering" w:customStyle="1" w:styleId="NormalOutline">
    <w:name w:val="Normal Outline"/>
    <w:rsid w:val="006475DA"/>
  </w:style>
  <w:style w:type="paragraph" w:styleId="Caption">
    <w:name w:val="caption"/>
    <w:basedOn w:val="Normal"/>
    <w:next w:val="Normal"/>
    <w:link w:val="CaptionChar"/>
    <w:qFormat/>
    <w:rsid w:val="006E51E5"/>
    <w:pPr>
      <w:spacing w:before="120" w:after="240" w:line="288" w:lineRule="auto"/>
    </w:pPr>
    <w:rPr>
      <w:b/>
      <w:bCs/>
      <w:sz w:val="20"/>
      <w:szCs w:val="16"/>
    </w:rPr>
  </w:style>
  <w:style w:type="paragraph" w:styleId="TOC2">
    <w:name w:val="toc 2"/>
    <w:basedOn w:val="Normal"/>
    <w:next w:val="Normal"/>
    <w:autoRedefine/>
    <w:uiPriority w:val="39"/>
    <w:rsid w:val="008143BA"/>
    <w:pPr>
      <w:tabs>
        <w:tab w:val="left" w:pos="567"/>
        <w:tab w:val="right" w:pos="9072"/>
      </w:tabs>
      <w:ind w:left="1134" w:hanging="567"/>
    </w:pPr>
    <w:rPr>
      <w:noProof/>
    </w:rPr>
  </w:style>
  <w:style w:type="paragraph" w:styleId="TOC3">
    <w:name w:val="toc 3"/>
    <w:basedOn w:val="Normal"/>
    <w:next w:val="Normal"/>
    <w:autoRedefine/>
    <w:uiPriority w:val="39"/>
    <w:rsid w:val="008143BA"/>
    <w:pPr>
      <w:tabs>
        <w:tab w:val="left" w:pos="567"/>
        <w:tab w:val="right" w:pos="9072"/>
      </w:tabs>
      <w:ind w:left="1134" w:hanging="567"/>
    </w:pPr>
    <w:rPr>
      <w:rFonts w:cs="Arial"/>
      <w:noProof/>
      <w:lang w:eastAsia="en-GB"/>
    </w:rPr>
  </w:style>
  <w:style w:type="paragraph" w:customStyle="1" w:styleId="Heading1TOCnonumbering">
    <w:name w:val="Heading 1  (TOC no numbering)"/>
    <w:rsid w:val="00B741CF"/>
    <w:pPr>
      <w:spacing w:before="560" w:after="360" w:line="264" w:lineRule="auto"/>
    </w:pPr>
    <w:rPr>
      <w:rFonts w:ascii="Arial" w:hAnsi="Arial" w:cs="Arial"/>
      <w:b/>
      <w:bCs/>
      <w:kern w:val="32"/>
      <w:sz w:val="36"/>
      <w:szCs w:val="36"/>
      <w:lang w:val="en-GB" w:eastAsia="de-DE"/>
    </w:rPr>
  </w:style>
  <w:style w:type="paragraph" w:customStyle="1" w:styleId="Normalleft">
    <w:name w:val="Normal (left"/>
    <w:aliases w:val="no space after)"/>
    <w:basedOn w:val="Normal"/>
    <w:rsid w:val="001A79B0"/>
    <w:pPr>
      <w:spacing w:after="0"/>
      <w:jc w:val="left"/>
    </w:pPr>
  </w:style>
  <w:style w:type="paragraph" w:customStyle="1" w:styleId="z-Equation">
    <w:name w:val="z-Equation"/>
    <w:basedOn w:val="Normal"/>
    <w:rsid w:val="00377B0A"/>
    <w:pPr>
      <w:numPr>
        <w:numId w:val="3"/>
      </w:numPr>
      <w:tabs>
        <w:tab w:val="clear" w:pos="567"/>
        <w:tab w:val="left" w:pos="851"/>
      </w:tabs>
      <w:ind w:left="850" w:hanging="425"/>
    </w:pPr>
  </w:style>
  <w:style w:type="paragraph" w:customStyle="1" w:styleId="CoverHeading3">
    <w:name w:val="Cover Heading 3"/>
    <w:basedOn w:val="Normal"/>
    <w:rsid w:val="005F04A3"/>
    <w:pPr>
      <w:spacing w:after="0"/>
      <w:ind w:left="57" w:right="57"/>
      <w:jc w:val="left"/>
    </w:pPr>
    <w:rPr>
      <w:rFonts w:ascii="Calibri" w:hAnsi="Calibri"/>
      <w:b/>
      <w:sz w:val="24"/>
      <w:szCs w:val="20"/>
    </w:rPr>
  </w:style>
  <w:style w:type="paragraph" w:customStyle="1" w:styleId="Abbreviations">
    <w:name w:val="Abbreviations"/>
    <w:basedOn w:val="Normal"/>
    <w:rsid w:val="0009657A"/>
    <w:pPr>
      <w:tabs>
        <w:tab w:val="left" w:pos="851"/>
      </w:tabs>
      <w:ind w:left="851" w:hanging="851"/>
    </w:pPr>
    <w:rPr>
      <w:sz w:val="18"/>
      <w:szCs w:val="18"/>
    </w:rPr>
  </w:style>
  <w:style w:type="paragraph" w:customStyle="1" w:styleId="Footerfirstpage">
    <w:name w:val="Footer first page"/>
    <w:basedOn w:val="Footer"/>
    <w:semiHidden/>
    <w:rsid w:val="000E3207"/>
    <w:pPr>
      <w:jc w:val="left"/>
    </w:pPr>
  </w:style>
  <w:style w:type="paragraph" w:styleId="DocumentMap">
    <w:name w:val="Document Map"/>
    <w:basedOn w:val="Normal"/>
    <w:link w:val="DocumentMapChar"/>
    <w:rsid w:val="00840E64"/>
    <w:pPr>
      <w:shd w:val="clear" w:color="auto" w:fill="000080"/>
    </w:pPr>
    <w:rPr>
      <w:rFonts w:ascii="Tahoma" w:hAnsi="Tahoma" w:cs="Tahoma"/>
    </w:rPr>
  </w:style>
  <w:style w:type="table" w:customStyle="1" w:styleId="Table-BottomofPage">
    <w:name w:val="Table-Bottom of Page"/>
    <w:basedOn w:val="TableNormal"/>
    <w:rsid w:val="00840E64"/>
    <w:rPr>
      <w:rFonts w:ascii="Arial" w:hAnsi="Arial"/>
    </w:rPr>
    <w:tblPr>
      <w:tblCellMar>
        <w:left w:w="0" w:type="dxa"/>
        <w:right w:w="0" w:type="dxa"/>
      </w:tblCellMar>
    </w:tblPr>
    <w:tcPr>
      <w:vAlign w:val="bottom"/>
    </w:tcPr>
  </w:style>
  <w:style w:type="paragraph" w:customStyle="1" w:styleId="Heading2TOCnonumbering">
    <w:name w:val="Heading 2 (TOC no numbering)"/>
    <w:basedOn w:val="Heading2noTOCnonumbering"/>
    <w:next w:val="Normal"/>
    <w:rsid w:val="00BF0B76"/>
  </w:style>
  <w:style w:type="paragraph" w:customStyle="1" w:styleId="Heading3TOCnonumbering">
    <w:name w:val="Heading 3 (TOC no numbering)"/>
    <w:basedOn w:val="Heading3noTOCnonumbering"/>
    <w:next w:val="Normal"/>
    <w:link w:val="Heading3TOCnonumberingChar"/>
    <w:rsid w:val="005B5D6A"/>
  </w:style>
  <w:style w:type="character" w:customStyle="1" w:styleId="Heading3Char">
    <w:name w:val="Heading 3 Char"/>
    <w:basedOn w:val="DefaultParagraphFont"/>
    <w:link w:val="Heading3"/>
    <w:rsid w:val="00C67062"/>
    <w:rPr>
      <w:rFonts w:ascii="Arial" w:hAnsi="Arial" w:cs="Arial"/>
      <w:b/>
      <w:bCs/>
      <w:i/>
      <w:szCs w:val="28"/>
      <w:lang w:val="en-GB" w:eastAsia="de-DE"/>
    </w:rPr>
  </w:style>
  <w:style w:type="character" w:customStyle="1" w:styleId="Heading3noTOCnonumberingChar">
    <w:name w:val="Heading 3 (no TOC no numbering) Char"/>
    <w:basedOn w:val="Heading3Char"/>
    <w:link w:val="Heading3noTOCnonumbering"/>
    <w:rsid w:val="005B5D6A"/>
    <w:rPr>
      <w:rFonts w:ascii="Arial" w:hAnsi="Arial" w:cs="Arial"/>
      <w:b/>
      <w:bCs/>
      <w:i/>
      <w:sz w:val="24"/>
      <w:szCs w:val="28"/>
      <w:lang w:val="en-GB" w:eastAsia="de-DE" w:bidi="ar-SA"/>
    </w:rPr>
  </w:style>
  <w:style w:type="character" w:customStyle="1" w:styleId="Heading3TOCnonumberingChar">
    <w:name w:val="Heading 3 (TOC no numbering) Char"/>
    <w:basedOn w:val="Heading3noTOCnonumberingChar"/>
    <w:link w:val="Heading3TOCnonumbering"/>
    <w:rsid w:val="005B5D6A"/>
    <w:rPr>
      <w:rFonts w:ascii="Arial" w:hAnsi="Arial" w:cs="Arial"/>
      <w:b/>
      <w:bCs/>
      <w:i/>
      <w:sz w:val="24"/>
      <w:szCs w:val="28"/>
      <w:lang w:val="en-GB" w:eastAsia="de-DE" w:bidi="ar-SA"/>
    </w:rPr>
  </w:style>
  <w:style w:type="paragraph" w:customStyle="1" w:styleId="CoverMasthead">
    <w:name w:val="Cover Masthead"/>
    <w:rsid w:val="002B1425"/>
    <w:pPr>
      <w:keepNext/>
      <w:spacing w:before="60" w:after="60" w:line="264" w:lineRule="auto"/>
      <w:ind w:left="113" w:right="113"/>
    </w:pPr>
    <w:rPr>
      <w:rFonts w:ascii="Arial" w:hAnsi="Arial"/>
      <w:b/>
      <w:color w:val="FFFFFF"/>
      <w:sz w:val="32"/>
      <w:szCs w:val="36"/>
      <w:lang w:val="en-GB" w:eastAsia="de-DE"/>
    </w:rPr>
  </w:style>
  <w:style w:type="paragraph" w:customStyle="1" w:styleId="Style1">
    <w:name w:val="Style1"/>
    <w:basedOn w:val="CoverHeading1"/>
    <w:rsid w:val="002B1425"/>
    <w:pPr>
      <w:keepNext/>
      <w:spacing w:before="60" w:after="60"/>
    </w:pPr>
    <w:rPr>
      <w:color w:val="FFFFFF"/>
    </w:rPr>
  </w:style>
  <w:style w:type="paragraph" w:styleId="BalloonText">
    <w:name w:val="Balloon Text"/>
    <w:basedOn w:val="Normal"/>
    <w:link w:val="BalloonTextChar"/>
    <w:rsid w:val="00F43723"/>
    <w:rPr>
      <w:rFonts w:ascii="Tahoma" w:hAnsi="Tahoma" w:cs="Tahoma"/>
      <w:sz w:val="16"/>
      <w:szCs w:val="16"/>
    </w:rPr>
  </w:style>
  <w:style w:type="paragraph" w:customStyle="1" w:styleId="CharChar">
    <w:name w:val="Char Char"/>
    <w:basedOn w:val="Normal"/>
    <w:rsid w:val="003034DC"/>
    <w:pPr>
      <w:autoSpaceDE w:val="0"/>
      <w:autoSpaceDN w:val="0"/>
      <w:spacing w:after="160" w:line="240" w:lineRule="exact"/>
      <w:jc w:val="left"/>
    </w:pPr>
    <w:rPr>
      <w:rFonts w:cs="Arial"/>
      <w:sz w:val="20"/>
      <w:szCs w:val="20"/>
      <w:lang w:val="de-CH"/>
    </w:rPr>
  </w:style>
  <w:style w:type="character" w:customStyle="1" w:styleId="Heading2Char">
    <w:name w:val="Heading 2 Char"/>
    <w:basedOn w:val="DefaultParagraphFont"/>
    <w:link w:val="Heading2"/>
    <w:rsid w:val="00C67062"/>
    <w:rPr>
      <w:rFonts w:ascii="Arial" w:hAnsi="Arial" w:cs="Arial"/>
      <w:b/>
      <w:bCs/>
      <w:iCs/>
      <w:szCs w:val="28"/>
      <w:lang w:val="en-GB" w:eastAsia="de-DE"/>
    </w:rPr>
  </w:style>
  <w:style w:type="character" w:customStyle="1" w:styleId="Heading4Char">
    <w:name w:val="Heading 4 Char"/>
    <w:basedOn w:val="DefaultParagraphFont"/>
    <w:link w:val="Heading4"/>
    <w:rsid w:val="003034DC"/>
    <w:rPr>
      <w:rFonts w:ascii="Arial" w:hAnsi="Arial"/>
      <w:b/>
      <w:bCs/>
      <w:color w:val="468AB2"/>
      <w:sz w:val="22"/>
      <w:szCs w:val="28"/>
      <w:lang w:val="en-GB" w:eastAsia="de-DE"/>
    </w:rPr>
  </w:style>
  <w:style w:type="character" w:customStyle="1" w:styleId="Heading5Char">
    <w:name w:val="Heading 5 Char"/>
    <w:basedOn w:val="DefaultParagraphFont"/>
    <w:link w:val="Heading5"/>
    <w:rsid w:val="003034DC"/>
    <w:rPr>
      <w:rFonts w:ascii="Arial" w:hAnsi="Arial"/>
      <w:b/>
      <w:bCs/>
      <w:iCs/>
      <w:sz w:val="22"/>
      <w:szCs w:val="22"/>
      <w:lang w:val="en-GB" w:eastAsia="de-DE"/>
    </w:rPr>
  </w:style>
  <w:style w:type="character" w:customStyle="1" w:styleId="Heading6Char">
    <w:name w:val="Heading 6 Char"/>
    <w:basedOn w:val="DefaultParagraphFont"/>
    <w:link w:val="Heading6"/>
    <w:rsid w:val="003034DC"/>
    <w:rPr>
      <w:rFonts w:ascii="Arial" w:hAnsi="Arial"/>
      <w:b/>
      <w:bCs/>
      <w:sz w:val="22"/>
      <w:szCs w:val="22"/>
      <w:lang w:val="en-GB" w:eastAsia="de-DE"/>
    </w:rPr>
  </w:style>
  <w:style w:type="character" w:customStyle="1" w:styleId="Heading7Char">
    <w:name w:val="Heading 7 Char"/>
    <w:basedOn w:val="DefaultParagraphFont"/>
    <w:link w:val="Heading7"/>
    <w:rsid w:val="003034DC"/>
    <w:rPr>
      <w:rFonts w:ascii="Arial" w:hAnsi="Arial"/>
      <w:b/>
      <w:sz w:val="22"/>
      <w:szCs w:val="22"/>
      <w:lang w:val="en-GB" w:eastAsia="de-DE"/>
    </w:rPr>
  </w:style>
  <w:style w:type="character" w:customStyle="1" w:styleId="Heading8Char">
    <w:name w:val="Heading 8 Char"/>
    <w:basedOn w:val="DefaultParagraphFont"/>
    <w:link w:val="Heading8"/>
    <w:rsid w:val="003034DC"/>
    <w:rPr>
      <w:rFonts w:ascii="Arial" w:hAnsi="Arial"/>
      <w:b/>
      <w:iCs/>
      <w:sz w:val="22"/>
      <w:szCs w:val="22"/>
      <w:lang w:val="en-GB" w:eastAsia="de-DE"/>
    </w:rPr>
  </w:style>
  <w:style w:type="character" w:customStyle="1" w:styleId="Heading9Char">
    <w:name w:val="Heading 9 Char"/>
    <w:basedOn w:val="DefaultParagraphFont"/>
    <w:link w:val="Heading9"/>
    <w:rsid w:val="003034DC"/>
    <w:rPr>
      <w:rFonts w:ascii="Arial" w:hAnsi="Arial" w:cs="Arial"/>
      <w:b/>
      <w:sz w:val="22"/>
      <w:szCs w:val="22"/>
      <w:lang w:val="en-GB" w:eastAsia="de-DE"/>
    </w:rPr>
  </w:style>
  <w:style w:type="character" w:customStyle="1" w:styleId="HeaderChar">
    <w:name w:val="Header Char"/>
    <w:basedOn w:val="DefaultParagraphFont"/>
    <w:link w:val="Header"/>
    <w:rsid w:val="003034DC"/>
    <w:rPr>
      <w:rFonts w:ascii="Arial" w:hAnsi="Arial"/>
      <w:noProof/>
      <w:sz w:val="16"/>
      <w:szCs w:val="16"/>
      <w:lang w:val="en-GB" w:eastAsia="de-DE"/>
    </w:rPr>
  </w:style>
  <w:style w:type="character" w:customStyle="1" w:styleId="FooterChar">
    <w:name w:val="Footer Char"/>
    <w:basedOn w:val="DefaultParagraphFont"/>
    <w:link w:val="Footer"/>
    <w:uiPriority w:val="99"/>
    <w:rsid w:val="003034DC"/>
    <w:rPr>
      <w:rFonts w:ascii="Arial" w:hAnsi="Arial"/>
      <w:noProof/>
      <w:sz w:val="16"/>
      <w:szCs w:val="16"/>
      <w:lang w:val="en-GB" w:eastAsia="de-DE"/>
    </w:rPr>
  </w:style>
  <w:style w:type="paragraph" w:customStyle="1" w:styleId="Heading2noTOCnoNumbering0">
    <w:name w:val="Heading 2 (no TOC no Numbering)"/>
    <w:basedOn w:val="Heading2"/>
    <w:next w:val="Normal"/>
    <w:rsid w:val="003034DC"/>
    <w:pPr>
      <w:numPr>
        <w:ilvl w:val="0"/>
        <w:numId w:val="0"/>
      </w:numPr>
      <w:tabs>
        <w:tab w:val="left" w:pos="709"/>
      </w:tabs>
      <w:spacing w:before="480" w:line="360" w:lineRule="auto"/>
    </w:pPr>
    <w:rPr>
      <w:bCs w:val="0"/>
      <w:kern w:val="32"/>
      <w:szCs w:val="40"/>
    </w:rPr>
  </w:style>
  <w:style w:type="character" w:customStyle="1" w:styleId="FootnoteTextChar">
    <w:name w:val="Footnote Text Char"/>
    <w:basedOn w:val="DefaultParagraphFont"/>
    <w:link w:val="FootnoteText"/>
    <w:rsid w:val="003034DC"/>
    <w:rPr>
      <w:rFonts w:ascii="Arial" w:hAnsi="Arial"/>
      <w:sz w:val="16"/>
      <w:lang w:val="en-GB" w:eastAsia="de-DE"/>
    </w:rPr>
  </w:style>
  <w:style w:type="paragraph" w:customStyle="1" w:styleId="Heading3noTOCnoNumbering0">
    <w:name w:val="Heading 3 (no TOC no Numbering)"/>
    <w:basedOn w:val="Heading3"/>
    <w:rsid w:val="003034DC"/>
    <w:pPr>
      <w:numPr>
        <w:ilvl w:val="0"/>
        <w:numId w:val="0"/>
      </w:numPr>
      <w:spacing w:before="240" w:line="240" w:lineRule="auto"/>
    </w:pPr>
    <w:rPr>
      <w:szCs w:val="32"/>
    </w:rPr>
  </w:style>
  <w:style w:type="paragraph" w:customStyle="1" w:styleId="Heading2TOCnoNumbering0">
    <w:name w:val="Heading 2 (TOC no Numbering)"/>
    <w:basedOn w:val="Heading2"/>
    <w:next w:val="Normal"/>
    <w:rsid w:val="003034DC"/>
    <w:pPr>
      <w:numPr>
        <w:ilvl w:val="0"/>
        <w:numId w:val="0"/>
      </w:numPr>
      <w:tabs>
        <w:tab w:val="left" w:pos="709"/>
      </w:tabs>
      <w:spacing w:before="480" w:line="360" w:lineRule="auto"/>
    </w:pPr>
    <w:rPr>
      <w:bCs w:val="0"/>
      <w:kern w:val="32"/>
      <w:szCs w:val="40"/>
    </w:rPr>
  </w:style>
  <w:style w:type="paragraph" w:customStyle="1" w:styleId="Heading3TOCnoNumbering0">
    <w:name w:val="Heading 3 (TOC no Numbering)"/>
    <w:basedOn w:val="Heading3"/>
    <w:next w:val="Normal"/>
    <w:rsid w:val="003034DC"/>
    <w:pPr>
      <w:numPr>
        <w:ilvl w:val="0"/>
        <w:numId w:val="0"/>
      </w:numPr>
      <w:spacing w:before="240" w:line="240" w:lineRule="auto"/>
    </w:pPr>
    <w:rPr>
      <w:szCs w:val="32"/>
    </w:rPr>
  </w:style>
  <w:style w:type="paragraph" w:customStyle="1" w:styleId="CoverDepartment-Name">
    <w:name w:val="Cover Department-Name"/>
    <w:basedOn w:val="CoverHeading1"/>
    <w:rsid w:val="003034DC"/>
    <w:pPr>
      <w:keepNext/>
      <w:framePr w:w="6237" w:h="1758" w:hRule="exact" w:wrap="around" w:vAnchor="page" w:hAnchor="page" w:x="4140" w:y="568"/>
    </w:pPr>
    <w:rPr>
      <w:rFonts w:ascii="Arial" w:hAnsi="Arial"/>
      <w:b w:val="0"/>
      <w:color w:val="FFFFFF"/>
      <w:sz w:val="32"/>
      <w:szCs w:val="32"/>
    </w:rPr>
  </w:style>
  <w:style w:type="paragraph" w:customStyle="1" w:styleId="Heading1noTOCnoNumbering0">
    <w:name w:val="Heading 1 (no TOC no Numbering)"/>
    <w:basedOn w:val="Heading1"/>
    <w:rsid w:val="003034DC"/>
    <w:pPr>
      <w:keepLines w:val="0"/>
      <w:numPr>
        <w:numId w:val="0"/>
      </w:numPr>
      <w:spacing w:after="120" w:line="360" w:lineRule="auto"/>
      <w:outlineLvl w:val="9"/>
    </w:pPr>
    <w:rPr>
      <w:bCs w:val="0"/>
      <w:szCs w:val="48"/>
    </w:rPr>
  </w:style>
  <w:style w:type="paragraph" w:styleId="PlainText">
    <w:name w:val="Plain Text"/>
    <w:basedOn w:val="Normal"/>
    <w:link w:val="PlainTextChar"/>
    <w:rsid w:val="003034DC"/>
    <w:pPr>
      <w:spacing w:after="0"/>
      <w:jc w:val="left"/>
    </w:pPr>
    <w:rPr>
      <w:rFonts w:ascii="Courier New" w:hAnsi="Courier New" w:cs="Courier New"/>
      <w:sz w:val="20"/>
      <w:szCs w:val="20"/>
      <w:lang w:eastAsia="en-GB"/>
    </w:rPr>
  </w:style>
  <w:style w:type="character" w:customStyle="1" w:styleId="PlainTextChar">
    <w:name w:val="Plain Text Char"/>
    <w:basedOn w:val="DefaultParagraphFont"/>
    <w:link w:val="PlainText"/>
    <w:rsid w:val="003034DC"/>
    <w:rPr>
      <w:rFonts w:ascii="Courier New" w:hAnsi="Courier New" w:cs="Courier New"/>
      <w:lang w:val="en-GB" w:eastAsia="en-GB"/>
    </w:rPr>
  </w:style>
  <w:style w:type="paragraph" w:styleId="NormalIndent">
    <w:name w:val="Normal Indent"/>
    <w:basedOn w:val="Normal"/>
    <w:rsid w:val="003034DC"/>
    <w:pPr>
      <w:ind w:left="851"/>
    </w:pPr>
  </w:style>
  <w:style w:type="character" w:customStyle="1" w:styleId="CoverPartner-LogoChar">
    <w:name w:val="Cover Partner-Logo Char"/>
    <w:link w:val="CoverPartner-Logo"/>
    <w:rsid w:val="003034DC"/>
    <w:rPr>
      <w:rFonts w:ascii="Calibri" w:hAnsi="Calibri"/>
      <w:sz w:val="24"/>
      <w:lang w:val="en-GB" w:eastAsia="de-DE"/>
    </w:rPr>
  </w:style>
  <w:style w:type="paragraph" w:customStyle="1" w:styleId="Heading1TOCnoNumbering0">
    <w:name w:val="Heading 1  (TOC no Numbering)"/>
    <w:basedOn w:val="Heading1"/>
    <w:rsid w:val="003034DC"/>
    <w:pPr>
      <w:keepLines w:val="0"/>
      <w:numPr>
        <w:numId w:val="0"/>
      </w:numPr>
      <w:spacing w:after="120" w:line="360" w:lineRule="auto"/>
    </w:pPr>
    <w:rPr>
      <w:bCs w:val="0"/>
    </w:rPr>
  </w:style>
  <w:style w:type="paragraph" w:customStyle="1" w:styleId="BankNormal">
    <w:name w:val="BankNormal"/>
    <w:basedOn w:val="Normal"/>
    <w:rsid w:val="003034DC"/>
    <w:pPr>
      <w:spacing w:after="240"/>
      <w:jc w:val="left"/>
    </w:pPr>
    <w:rPr>
      <w:rFonts w:ascii="Times New Roman" w:eastAsia="Calibri" w:hAnsi="Times New Roman"/>
      <w:sz w:val="24"/>
      <w:szCs w:val="24"/>
      <w:lang w:val="en-US" w:eastAsia="en-US"/>
    </w:rPr>
  </w:style>
  <w:style w:type="character" w:customStyle="1" w:styleId="DocumentMapChar">
    <w:name w:val="Document Map Char"/>
    <w:basedOn w:val="DefaultParagraphFont"/>
    <w:link w:val="DocumentMap"/>
    <w:rsid w:val="003034DC"/>
    <w:rPr>
      <w:rFonts w:ascii="Tahoma" w:hAnsi="Tahoma" w:cs="Tahoma"/>
      <w:sz w:val="22"/>
      <w:szCs w:val="22"/>
      <w:shd w:val="clear" w:color="auto" w:fill="000080"/>
      <w:lang w:val="en-GB" w:eastAsia="de-DE"/>
    </w:rPr>
  </w:style>
  <w:style w:type="paragraph" w:styleId="BodyText">
    <w:name w:val="Body Text"/>
    <w:basedOn w:val="Normal"/>
    <w:link w:val="BodyTextChar"/>
    <w:rsid w:val="003034DC"/>
    <w:pPr>
      <w:suppressAutoHyphens/>
    </w:pPr>
    <w:rPr>
      <w:rFonts w:ascii="Times New Roman" w:hAnsi="Times New Roman"/>
      <w:sz w:val="20"/>
      <w:szCs w:val="20"/>
    </w:rPr>
  </w:style>
  <w:style w:type="character" w:customStyle="1" w:styleId="BodyTextChar">
    <w:name w:val="Body Text Char"/>
    <w:basedOn w:val="DefaultParagraphFont"/>
    <w:link w:val="BodyText"/>
    <w:rsid w:val="003034DC"/>
    <w:rPr>
      <w:lang w:val="en-GB" w:eastAsia="de-DE"/>
    </w:rPr>
  </w:style>
  <w:style w:type="paragraph" w:styleId="BodyTextIndent">
    <w:name w:val="Body Text Indent"/>
    <w:basedOn w:val="Normal"/>
    <w:link w:val="BodyTextIndentChar1"/>
    <w:rsid w:val="003034DC"/>
    <w:pPr>
      <w:spacing w:line="480" w:lineRule="auto"/>
      <w:jc w:val="left"/>
    </w:pPr>
    <w:rPr>
      <w:rFonts w:ascii="Times New Roman" w:hAnsi="Times New Roman"/>
      <w:sz w:val="20"/>
      <w:szCs w:val="20"/>
    </w:rPr>
  </w:style>
  <w:style w:type="character" w:customStyle="1" w:styleId="BodyTextIndentChar">
    <w:name w:val="Body Text Indent Char"/>
    <w:basedOn w:val="DefaultParagraphFont"/>
    <w:rsid w:val="003034DC"/>
    <w:rPr>
      <w:rFonts w:ascii="Arial" w:hAnsi="Arial"/>
      <w:sz w:val="22"/>
      <w:szCs w:val="22"/>
      <w:lang w:val="en-GB" w:eastAsia="de-DE"/>
    </w:rPr>
  </w:style>
  <w:style w:type="character" w:customStyle="1" w:styleId="BalloonTextChar">
    <w:name w:val="Balloon Text Char"/>
    <w:basedOn w:val="DefaultParagraphFont"/>
    <w:link w:val="BalloonText"/>
    <w:rsid w:val="003034DC"/>
    <w:rPr>
      <w:rFonts w:ascii="Tahoma" w:hAnsi="Tahoma" w:cs="Tahoma"/>
      <w:sz w:val="16"/>
      <w:szCs w:val="16"/>
      <w:lang w:val="en-GB" w:eastAsia="de-DE"/>
    </w:rPr>
  </w:style>
  <w:style w:type="character" w:customStyle="1" w:styleId="BodyTextIndentChar1">
    <w:name w:val="Body Text Indent Char1"/>
    <w:link w:val="BodyTextIndent"/>
    <w:rsid w:val="003034DC"/>
    <w:rPr>
      <w:lang w:val="en-GB" w:eastAsia="de-DE"/>
    </w:rPr>
  </w:style>
  <w:style w:type="paragraph" w:customStyle="1" w:styleId="xl41">
    <w:name w:val="xl41"/>
    <w:basedOn w:val="Normal"/>
    <w:rsid w:val="003034DC"/>
    <w:pPr>
      <w:spacing w:before="100" w:beforeAutospacing="1" w:after="100" w:afterAutospacing="1"/>
      <w:jc w:val="left"/>
    </w:pPr>
    <w:rPr>
      <w:rFonts w:ascii="Times New Roman" w:hAnsi="Times New Roman"/>
      <w:sz w:val="20"/>
      <w:szCs w:val="20"/>
      <w:lang w:val="it-IT" w:eastAsia="it-IT"/>
    </w:rPr>
  </w:style>
  <w:style w:type="paragraph" w:customStyle="1" w:styleId="Section3-Heading1">
    <w:name w:val="Section 3 - Heading 1"/>
    <w:basedOn w:val="Normal"/>
    <w:rsid w:val="003034DC"/>
    <w:pPr>
      <w:pBdr>
        <w:bottom w:val="single" w:sz="4" w:space="1" w:color="auto"/>
      </w:pBdr>
      <w:spacing w:before="120" w:after="240"/>
      <w:jc w:val="center"/>
    </w:pPr>
    <w:rPr>
      <w:rFonts w:ascii="Times New Roman" w:eastAsia="Calibri" w:hAnsi="Times New Roman"/>
      <w:smallCaps/>
      <w:sz w:val="32"/>
      <w:szCs w:val="32"/>
      <w:lang w:val="en-US" w:eastAsia="en-US"/>
    </w:rPr>
  </w:style>
  <w:style w:type="paragraph" w:customStyle="1" w:styleId="Section3-Heading2">
    <w:name w:val="Section 3 - Heading 2"/>
    <w:basedOn w:val="Heading4"/>
    <w:rsid w:val="003034DC"/>
    <w:pPr>
      <w:keepNext w:val="0"/>
      <w:keepLines/>
      <w:numPr>
        <w:numId w:val="4"/>
      </w:numPr>
      <w:tabs>
        <w:tab w:val="clear" w:pos="720"/>
        <w:tab w:val="clear" w:pos="1540"/>
        <w:tab w:val="clear" w:pos="2530"/>
        <w:tab w:val="clear" w:pos="3630"/>
        <w:tab w:val="clear" w:pos="4620"/>
        <w:tab w:val="clear" w:pos="5830"/>
        <w:tab w:val="clear" w:pos="6820"/>
        <w:tab w:val="clear" w:pos="7920"/>
        <w:tab w:val="clear" w:pos="8800"/>
      </w:tabs>
      <w:spacing w:after="240"/>
      <w:ind w:left="0" w:hanging="864"/>
      <w:jc w:val="center"/>
    </w:pPr>
    <w:rPr>
      <w:rFonts w:ascii="Times New Roman" w:eastAsia="Calibri" w:hAnsi="Times New Roman"/>
      <w:i/>
      <w:iCs/>
      <w:color w:val="auto"/>
      <w:sz w:val="28"/>
      <w:lang w:val="en-US" w:eastAsia="en-US"/>
    </w:rPr>
  </w:style>
  <w:style w:type="character" w:styleId="CommentReference">
    <w:name w:val="annotation reference"/>
    <w:uiPriority w:val="99"/>
    <w:rsid w:val="003034DC"/>
    <w:rPr>
      <w:rFonts w:cs="Times New Roman"/>
      <w:sz w:val="16"/>
      <w:szCs w:val="16"/>
    </w:rPr>
  </w:style>
  <w:style w:type="paragraph" w:styleId="CommentText">
    <w:name w:val="annotation text"/>
    <w:basedOn w:val="Normal"/>
    <w:link w:val="CommentTextChar"/>
    <w:uiPriority w:val="99"/>
    <w:rsid w:val="003034DC"/>
    <w:pPr>
      <w:spacing w:after="0"/>
      <w:jc w:val="left"/>
    </w:pPr>
    <w:rPr>
      <w:rFonts w:ascii="Times New Roman" w:hAnsi="Times New Roman"/>
      <w:sz w:val="20"/>
      <w:szCs w:val="20"/>
      <w:lang w:val="x-none" w:eastAsia="en-US"/>
    </w:rPr>
  </w:style>
  <w:style w:type="character" w:customStyle="1" w:styleId="CommentTextChar">
    <w:name w:val="Comment Text Char"/>
    <w:basedOn w:val="DefaultParagraphFont"/>
    <w:link w:val="CommentText"/>
    <w:uiPriority w:val="99"/>
    <w:rsid w:val="003034DC"/>
    <w:rPr>
      <w:lang w:val="x-none" w:eastAsia="en-US"/>
    </w:rPr>
  </w:style>
  <w:style w:type="paragraph" w:styleId="CommentSubject">
    <w:name w:val="annotation subject"/>
    <w:basedOn w:val="CommentText"/>
    <w:next w:val="CommentText"/>
    <w:link w:val="CommentSubjectChar"/>
    <w:rsid w:val="003034DC"/>
    <w:rPr>
      <w:rFonts w:ascii="Arial" w:hAnsi="Arial"/>
      <w:b/>
      <w:bCs/>
      <w:sz w:val="22"/>
      <w:szCs w:val="22"/>
    </w:rPr>
  </w:style>
  <w:style w:type="character" w:customStyle="1" w:styleId="CommentSubjectChar">
    <w:name w:val="Comment Subject Char"/>
    <w:basedOn w:val="CommentTextChar"/>
    <w:link w:val="CommentSubject"/>
    <w:rsid w:val="003034DC"/>
    <w:rPr>
      <w:rFonts w:ascii="Arial" w:hAnsi="Arial"/>
      <w:b/>
      <w:bCs/>
      <w:sz w:val="22"/>
      <w:szCs w:val="22"/>
      <w:lang w:val="x-none" w:eastAsia="en-US"/>
    </w:rPr>
  </w:style>
  <w:style w:type="paragraph" w:customStyle="1" w:styleId="CharChar0">
    <w:name w:val="Char Char"/>
    <w:basedOn w:val="Normal"/>
    <w:rsid w:val="003034DC"/>
    <w:pPr>
      <w:autoSpaceDE w:val="0"/>
      <w:autoSpaceDN w:val="0"/>
      <w:spacing w:after="160" w:line="240" w:lineRule="exact"/>
      <w:jc w:val="left"/>
    </w:pPr>
    <w:rPr>
      <w:rFonts w:cs="Arial"/>
      <w:sz w:val="20"/>
      <w:szCs w:val="20"/>
      <w:lang w:val="de-CH"/>
    </w:rPr>
  </w:style>
  <w:style w:type="character" w:customStyle="1" w:styleId="CaptionChar">
    <w:name w:val="Caption Char"/>
    <w:link w:val="Caption"/>
    <w:rsid w:val="003034DC"/>
    <w:rPr>
      <w:rFonts w:ascii="Arial" w:hAnsi="Arial"/>
      <w:b/>
      <w:bCs/>
      <w:szCs w:val="16"/>
      <w:lang w:val="en-GB" w:eastAsia="de-DE"/>
    </w:rPr>
  </w:style>
  <w:style w:type="character" w:customStyle="1" w:styleId="adr">
    <w:name w:val="adr"/>
    <w:basedOn w:val="DefaultParagraphFont"/>
    <w:rsid w:val="003034DC"/>
  </w:style>
  <w:style w:type="character" w:customStyle="1" w:styleId="street-address">
    <w:name w:val="street-address"/>
    <w:basedOn w:val="DefaultParagraphFont"/>
    <w:rsid w:val="003034DC"/>
  </w:style>
  <w:style w:type="character" w:customStyle="1" w:styleId="locality">
    <w:name w:val="locality"/>
    <w:basedOn w:val="DefaultParagraphFont"/>
    <w:rsid w:val="003034DC"/>
  </w:style>
  <w:style w:type="character" w:customStyle="1" w:styleId="postal-code">
    <w:name w:val="postal-code"/>
    <w:basedOn w:val="DefaultParagraphFont"/>
    <w:rsid w:val="003034DC"/>
  </w:style>
  <w:style w:type="character" w:customStyle="1" w:styleId="country-name">
    <w:name w:val="country-name"/>
    <w:basedOn w:val="DefaultParagraphFont"/>
    <w:rsid w:val="003034DC"/>
  </w:style>
  <w:style w:type="paragraph" w:customStyle="1" w:styleId="normaltableau">
    <w:name w:val="normal_tableau"/>
    <w:basedOn w:val="Normal"/>
    <w:rsid w:val="003034DC"/>
    <w:pPr>
      <w:spacing w:before="120"/>
    </w:pPr>
    <w:rPr>
      <w:rFonts w:ascii="Optima" w:hAnsi="Optima"/>
      <w:szCs w:val="20"/>
      <w:lang w:eastAsia="en-GB"/>
    </w:rPr>
  </w:style>
  <w:style w:type="paragraph" w:customStyle="1" w:styleId="CharChar3">
    <w:name w:val="Char Char3"/>
    <w:basedOn w:val="Normal"/>
    <w:rsid w:val="003034DC"/>
    <w:pPr>
      <w:spacing w:after="160" w:line="240" w:lineRule="exact"/>
      <w:jc w:val="left"/>
    </w:pPr>
    <w:rPr>
      <w:rFonts w:cs="Arial"/>
      <w:sz w:val="20"/>
      <w:szCs w:val="20"/>
      <w:lang w:val="en-US" w:eastAsia="en-US"/>
    </w:rPr>
  </w:style>
  <w:style w:type="character" w:customStyle="1" w:styleId="Char1">
    <w:name w:val="Char1"/>
    <w:rsid w:val="003034DC"/>
    <w:rPr>
      <w:rFonts w:eastAsia="Calibri"/>
      <w:lang w:val="en-US" w:eastAsia="en-US" w:bidi="ar-SA"/>
    </w:rPr>
  </w:style>
  <w:style w:type="paragraph" w:customStyle="1" w:styleId="norm">
    <w:name w:val="norm"/>
    <w:basedOn w:val="Normal"/>
    <w:rsid w:val="003034DC"/>
    <w:pPr>
      <w:tabs>
        <w:tab w:val="left" w:pos="851"/>
        <w:tab w:val="right" w:pos="9356"/>
      </w:tabs>
      <w:spacing w:before="60" w:after="60" w:line="360" w:lineRule="atLeast"/>
    </w:pPr>
    <w:rPr>
      <w:rFonts w:ascii="Times New Roman" w:hAnsi="Times New Roman"/>
      <w:szCs w:val="20"/>
      <w:lang w:eastAsia="en-GB"/>
    </w:rPr>
  </w:style>
  <w:style w:type="character" w:customStyle="1" w:styleId="longtext">
    <w:name w:val="long_text"/>
    <w:basedOn w:val="DefaultParagraphFont"/>
    <w:rsid w:val="003034DC"/>
  </w:style>
  <w:style w:type="paragraph" w:customStyle="1" w:styleId="a">
    <w:name w:val="Абзац списка"/>
    <w:basedOn w:val="Normal"/>
    <w:qFormat/>
    <w:rsid w:val="003034DC"/>
    <w:pPr>
      <w:spacing w:after="0"/>
      <w:ind w:left="720"/>
      <w:contextualSpacing/>
      <w:jc w:val="left"/>
    </w:pPr>
    <w:rPr>
      <w:rFonts w:ascii="Times New Roman" w:hAnsi="Times New Roman"/>
      <w:sz w:val="24"/>
      <w:szCs w:val="24"/>
      <w:lang w:val="en-US" w:eastAsia="en-US"/>
    </w:rPr>
  </w:style>
  <w:style w:type="paragraph" w:customStyle="1" w:styleId="Head4">
    <w:name w:val="Head 4"/>
    <w:basedOn w:val="Heading3"/>
    <w:rsid w:val="003034DC"/>
    <w:pPr>
      <w:numPr>
        <w:ilvl w:val="0"/>
        <w:numId w:val="0"/>
      </w:numPr>
      <w:tabs>
        <w:tab w:val="num" w:pos="1071"/>
      </w:tabs>
      <w:spacing w:before="240" w:line="240" w:lineRule="auto"/>
      <w:ind w:left="1071" w:hanging="851"/>
      <w:jc w:val="both"/>
    </w:pPr>
  </w:style>
  <w:style w:type="paragraph" w:customStyle="1" w:styleId="bodytext0">
    <w:name w:val="bodytext"/>
    <w:basedOn w:val="Normal"/>
    <w:rsid w:val="003034DC"/>
    <w:pPr>
      <w:spacing w:before="100" w:beforeAutospacing="1" w:after="100" w:afterAutospacing="1"/>
      <w:jc w:val="left"/>
    </w:pPr>
    <w:rPr>
      <w:rFonts w:ascii="Times New Roman" w:hAnsi="Times New Roman"/>
      <w:sz w:val="24"/>
      <w:szCs w:val="24"/>
      <w:lang w:eastAsia="en-GB" w:bidi="yi-Hebr"/>
    </w:rPr>
  </w:style>
  <w:style w:type="character" w:customStyle="1" w:styleId="apple-style-span">
    <w:name w:val="apple-style-span"/>
    <w:rsid w:val="003034DC"/>
  </w:style>
  <w:style w:type="character" w:styleId="Strong">
    <w:name w:val="Strong"/>
    <w:uiPriority w:val="22"/>
    <w:qFormat/>
    <w:rsid w:val="003034DC"/>
    <w:rPr>
      <w:b/>
      <w:bCs/>
    </w:rPr>
  </w:style>
  <w:style w:type="paragraph" w:customStyle="1" w:styleId="PuceBruneExprience">
    <w:name w:val="Puce Brune Expérience"/>
    <w:basedOn w:val="Normal"/>
    <w:rsid w:val="003034DC"/>
    <w:pPr>
      <w:widowControl w:val="0"/>
      <w:numPr>
        <w:numId w:val="5"/>
      </w:numPr>
      <w:tabs>
        <w:tab w:val="left" w:pos="288"/>
      </w:tabs>
      <w:spacing w:before="20" w:after="20"/>
      <w:jc w:val="left"/>
    </w:pPr>
    <w:rPr>
      <w:sz w:val="20"/>
      <w:szCs w:val="20"/>
      <w:lang w:val="fr-FR" w:eastAsia="fr-FR"/>
    </w:rPr>
  </w:style>
  <w:style w:type="paragraph" w:styleId="BodyText2">
    <w:name w:val="Body Text 2"/>
    <w:basedOn w:val="Normal"/>
    <w:link w:val="BodyText2Char"/>
    <w:unhideWhenUsed/>
    <w:rsid w:val="003034DC"/>
    <w:pPr>
      <w:spacing w:line="480" w:lineRule="auto"/>
      <w:jc w:val="left"/>
    </w:pPr>
    <w:rPr>
      <w:rFonts w:ascii="Times New Roman" w:hAnsi="Times New Roman"/>
      <w:sz w:val="24"/>
      <w:szCs w:val="20"/>
      <w:lang w:val="en-US" w:eastAsia="en-US"/>
    </w:rPr>
  </w:style>
  <w:style w:type="character" w:customStyle="1" w:styleId="BodyText2Char">
    <w:name w:val="Body Text 2 Char"/>
    <w:basedOn w:val="DefaultParagraphFont"/>
    <w:link w:val="BodyText2"/>
    <w:rsid w:val="003034DC"/>
    <w:rPr>
      <w:sz w:val="24"/>
      <w:lang w:val="en-US" w:eastAsia="en-US"/>
    </w:rPr>
  </w:style>
  <w:style w:type="paragraph" w:customStyle="1" w:styleId="BodyText22">
    <w:name w:val="Body Text 22"/>
    <w:basedOn w:val="Normal"/>
    <w:rsid w:val="003034DC"/>
    <w:pPr>
      <w:spacing w:after="0"/>
      <w:jc w:val="left"/>
    </w:pPr>
    <w:rPr>
      <w:rFonts w:ascii="Times New Roman" w:hAnsi="Times New Roman"/>
      <w:sz w:val="24"/>
      <w:szCs w:val="20"/>
      <w:lang w:val="fr-FR" w:eastAsia="fr-FR"/>
    </w:rPr>
  </w:style>
  <w:style w:type="paragraph" w:styleId="ListParagraph">
    <w:name w:val="List Paragraph"/>
    <w:basedOn w:val="Normal"/>
    <w:uiPriority w:val="34"/>
    <w:qFormat/>
    <w:rsid w:val="00197CA1"/>
    <w:pPr>
      <w:numPr>
        <w:numId w:val="8"/>
      </w:numPr>
    </w:pPr>
    <w:rPr>
      <w:rFonts w:eastAsia="Helvetica" w:cs="Arial"/>
      <w:lang w:val="fr-CH" w:eastAsia="en-US"/>
    </w:rPr>
  </w:style>
  <w:style w:type="character" w:customStyle="1" w:styleId="transpan">
    <w:name w:val="transpan"/>
    <w:rsid w:val="003034DC"/>
  </w:style>
  <w:style w:type="paragraph" w:styleId="BodyText3">
    <w:name w:val="Body Text 3"/>
    <w:basedOn w:val="Normal"/>
    <w:link w:val="BodyText3Char"/>
    <w:unhideWhenUsed/>
    <w:rsid w:val="003034DC"/>
    <w:pPr>
      <w:jc w:val="left"/>
    </w:pPr>
    <w:rPr>
      <w:rFonts w:ascii="Times New Roman" w:hAnsi="Times New Roman"/>
      <w:sz w:val="16"/>
      <w:szCs w:val="16"/>
      <w:lang w:val="en-US" w:eastAsia="en-US"/>
    </w:rPr>
  </w:style>
  <w:style w:type="character" w:customStyle="1" w:styleId="BodyText3Char">
    <w:name w:val="Body Text 3 Char"/>
    <w:basedOn w:val="DefaultParagraphFont"/>
    <w:link w:val="BodyText3"/>
    <w:rsid w:val="003034DC"/>
    <w:rPr>
      <w:sz w:val="16"/>
      <w:szCs w:val="16"/>
      <w:lang w:val="en-US" w:eastAsia="en-US"/>
    </w:rPr>
  </w:style>
  <w:style w:type="paragraph" w:styleId="EndnoteText">
    <w:name w:val="endnote text"/>
    <w:basedOn w:val="Normal"/>
    <w:link w:val="EndnoteTextChar"/>
    <w:uiPriority w:val="99"/>
    <w:semiHidden/>
    <w:unhideWhenUsed/>
    <w:rsid w:val="003034DC"/>
    <w:pPr>
      <w:spacing w:after="0"/>
      <w:jc w:val="left"/>
    </w:pPr>
    <w:rPr>
      <w:rFonts w:ascii="Calibri" w:eastAsia="Calibri" w:hAnsi="Calibri"/>
      <w:sz w:val="20"/>
      <w:szCs w:val="20"/>
      <w:lang w:eastAsia="en-US"/>
    </w:rPr>
  </w:style>
  <w:style w:type="character" w:customStyle="1" w:styleId="EndnoteTextChar">
    <w:name w:val="Endnote Text Char"/>
    <w:basedOn w:val="DefaultParagraphFont"/>
    <w:link w:val="EndnoteText"/>
    <w:uiPriority w:val="99"/>
    <w:semiHidden/>
    <w:rsid w:val="003034DC"/>
    <w:rPr>
      <w:rFonts w:ascii="Calibri" w:eastAsia="Calibri" w:hAnsi="Calibri"/>
      <w:lang w:val="en-GB" w:eastAsia="en-US"/>
    </w:rPr>
  </w:style>
  <w:style w:type="character" w:styleId="EndnoteReference">
    <w:name w:val="endnote reference"/>
    <w:uiPriority w:val="99"/>
    <w:semiHidden/>
    <w:unhideWhenUsed/>
    <w:rsid w:val="003034DC"/>
    <w:rPr>
      <w:vertAlign w:val="superscript"/>
    </w:rPr>
  </w:style>
  <w:style w:type="paragraph" w:customStyle="1" w:styleId="Contenudetableau">
    <w:name w:val="Contenu de tableau"/>
    <w:basedOn w:val="Normal"/>
    <w:rsid w:val="003034DC"/>
    <w:pPr>
      <w:suppressLineNumbers/>
      <w:suppressAutoHyphens/>
      <w:spacing w:after="0"/>
      <w:jc w:val="left"/>
    </w:pPr>
    <w:rPr>
      <w:rFonts w:ascii="Times New Roman" w:eastAsia="Calibri" w:hAnsi="Times New Roman"/>
      <w:sz w:val="24"/>
      <w:szCs w:val="24"/>
      <w:lang w:val="en-US" w:eastAsia="ar-SA"/>
    </w:rPr>
  </w:style>
  <w:style w:type="paragraph" w:customStyle="1" w:styleId="CharChar1">
    <w:name w:val="Char Char1"/>
    <w:basedOn w:val="Normal"/>
    <w:rsid w:val="003034DC"/>
    <w:pPr>
      <w:autoSpaceDE w:val="0"/>
      <w:autoSpaceDN w:val="0"/>
      <w:spacing w:after="160" w:line="240" w:lineRule="exact"/>
      <w:jc w:val="left"/>
    </w:pPr>
    <w:rPr>
      <w:rFonts w:cs="Arial"/>
      <w:sz w:val="20"/>
      <w:szCs w:val="20"/>
      <w:lang w:val="de-CH"/>
    </w:rPr>
  </w:style>
  <w:style w:type="character" w:customStyle="1" w:styleId="hps">
    <w:name w:val="hps"/>
    <w:rsid w:val="003034DC"/>
  </w:style>
  <w:style w:type="character" w:styleId="Emphasis">
    <w:name w:val="Emphasis"/>
    <w:qFormat/>
    <w:rsid w:val="003034DC"/>
    <w:rPr>
      <w:i/>
      <w:iCs/>
    </w:rPr>
  </w:style>
  <w:style w:type="paragraph" w:customStyle="1" w:styleId="PuceMarron">
    <w:name w:val="Puce Marron"/>
    <w:basedOn w:val="Normal"/>
    <w:rsid w:val="003034DC"/>
    <w:pPr>
      <w:tabs>
        <w:tab w:val="left" w:pos="288"/>
      </w:tabs>
      <w:spacing w:before="40" w:after="40"/>
      <w:ind w:left="1854" w:hanging="360"/>
      <w:jc w:val="left"/>
    </w:pPr>
    <w:rPr>
      <w:bCs/>
      <w:sz w:val="19"/>
      <w:szCs w:val="20"/>
      <w:lang w:val="fr-FR" w:eastAsia="fr-FR"/>
    </w:rPr>
  </w:style>
  <w:style w:type="paragraph" w:customStyle="1" w:styleId="PuceVerteDtail">
    <w:name w:val="Puce Verte Détail"/>
    <w:basedOn w:val="Normal"/>
    <w:rsid w:val="003034DC"/>
    <w:pPr>
      <w:tabs>
        <w:tab w:val="left" w:pos="576"/>
        <w:tab w:val="num" w:pos="1789"/>
      </w:tabs>
      <w:spacing w:after="0"/>
      <w:ind w:left="1789" w:hanging="360"/>
      <w:jc w:val="left"/>
    </w:pPr>
    <w:rPr>
      <w:sz w:val="19"/>
      <w:szCs w:val="20"/>
      <w:lang w:val="fr-FR" w:eastAsia="fr-FR"/>
    </w:rPr>
  </w:style>
  <w:style w:type="paragraph" w:customStyle="1" w:styleId="PuceRoseDtail">
    <w:name w:val="Puce Rose Détail"/>
    <w:basedOn w:val="Normal"/>
    <w:rsid w:val="003034DC"/>
    <w:pPr>
      <w:widowControl w:val="0"/>
      <w:numPr>
        <w:numId w:val="6"/>
      </w:numPr>
      <w:tabs>
        <w:tab w:val="left" w:pos="936"/>
      </w:tabs>
      <w:spacing w:after="0"/>
      <w:jc w:val="left"/>
    </w:pPr>
    <w:rPr>
      <w:color w:val="000000"/>
      <w:sz w:val="20"/>
      <w:szCs w:val="20"/>
      <w:lang w:val="fr-FR" w:eastAsia="fr-FR"/>
    </w:rPr>
  </w:style>
  <w:style w:type="character" w:customStyle="1" w:styleId="shorttext">
    <w:name w:val="short_text"/>
    <w:rsid w:val="003034DC"/>
  </w:style>
  <w:style w:type="character" w:customStyle="1" w:styleId="st">
    <w:name w:val="st"/>
    <w:rsid w:val="003034DC"/>
  </w:style>
  <w:style w:type="paragraph" w:customStyle="1" w:styleId="Titredetableau">
    <w:name w:val="Titre de tableau"/>
    <w:basedOn w:val="Contenudetableau"/>
    <w:rsid w:val="003034DC"/>
    <w:pPr>
      <w:spacing w:after="120"/>
      <w:jc w:val="center"/>
    </w:pPr>
    <w:rPr>
      <w:rFonts w:ascii="Arial" w:eastAsia="SimSun" w:hAnsi="Arial" w:cs="Calibri"/>
      <w:b/>
      <w:bCs/>
      <w:sz w:val="22"/>
      <w:szCs w:val="22"/>
      <w:lang w:val="en-GB"/>
    </w:rPr>
  </w:style>
  <w:style w:type="character" w:styleId="FollowedHyperlink">
    <w:name w:val="FollowedHyperlink"/>
    <w:unhideWhenUsed/>
    <w:rsid w:val="003034DC"/>
    <w:rPr>
      <w:color w:val="800080"/>
      <w:u w:val="single"/>
    </w:rPr>
  </w:style>
  <w:style w:type="character" w:customStyle="1" w:styleId="publicationquote">
    <w:name w:val="publicationquote"/>
    <w:basedOn w:val="DefaultParagraphFont"/>
    <w:rsid w:val="003F6B1F"/>
  </w:style>
  <w:style w:type="character" w:styleId="HTMLVariable">
    <w:name w:val="HTML Variable"/>
    <w:basedOn w:val="DefaultParagraphFont"/>
    <w:uiPriority w:val="99"/>
    <w:semiHidden/>
    <w:unhideWhenUsed/>
    <w:rsid w:val="003F6B1F"/>
    <w:rPr>
      <w:i/>
      <w:iCs/>
    </w:rPr>
  </w:style>
  <w:style w:type="paragraph" w:customStyle="1" w:styleId="CharChar2">
    <w:name w:val="Char Char"/>
    <w:basedOn w:val="Normal"/>
    <w:rsid w:val="00D525B2"/>
    <w:pPr>
      <w:autoSpaceDE w:val="0"/>
      <w:autoSpaceDN w:val="0"/>
      <w:spacing w:after="160" w:line="240" w:lineRule="exact"/>
      <w:jc w:val="left"/>
    </w:pPr>
    <w:rPr>
      <w:rFonts w:cs="Arial"/>
      <w:sz w:val="20"/>
      <w:szCs w:val="20"/>
      <w:lang w:val="de-CH"/>
    </w:rPr>
  </w:style>
  <w:style w:type="numbering" w:customStyle="1" w:styleId="NoList1">
    <w:name w:val="No List1"/>
    <w:next w:val="NoList"/>
    <w:uiPriority w:val="99"/>
    <w:semiHidden/>
    <w:unhideWhenUsed/>
    <w:rsid w:val="0058504D"/>
  </w:style>
  <w:style w:type="table" w:customStyle="1" w:styleId="TableGrid1">
    <w:name w:val="Table Grid1"/>
    <w:basedOn w:val="TableNormal"/>
    <w:next w:val="TableGrid"/>
    <w:rsid w:val="0058504D"/>
    <w:pPr>
      <w:keepNext/>
      <w:spacing w:before="60" w:after="60"/>
      <w:ind w:left="57" w:right="57"/>
    </w:pPr>
    <w:rPr>
      <w:rFonts w:ascii="Arial" w:hAnsi="Arial"/>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shd w:val="clear" w:color="auto" w:fill="FFFFFF"/>
      <w:tcMar>
        <w:top w:w="28" w:type="dxa"/>
        <w:left w:w="28" w:type="dxa"/>
        <w:bottom w:w="28" w:type="dxa"/>
        <w:right w:w="28" w:type="dxa"/>
      </w:tcMar>
    </w:tcPr>
    <w:tblStylePr w:type="firstRow">
      <w:rPr>
        <w:b/>
        <w:sz w:val="20"/>
        <w:szCs w:val="20"/>
      </w:rPr>
      <w:tblPr/>
      <w:tcPr>
        <w:shd w:val="clear" w:color="auto" w:fill="E5E5D0"/>
      </w:tcPr>
    </w:tblStylePr>
  </w:style>
  <w:style w:type="table" w:customStyle="1" w:styleId="TableFront1">
    <w:name w:val="Table Front1"/>
    <w:basedOn w:val="TableNormal"/>
    <w:rsid w:val="0058504D"/>
    <w:rPr>
      <w:rFonts w:ascii="Arial" w:hAnsi="Arial"/>
    </w:rPr>
    <w:tblPr>
      <w:tblCellMar>
        <w:left w:w="0" w:type="dxa"/>
        <w:right w:w="0" w:type="dxa"/>
      </w:tblCellMar>
    </w:tblPr>
  </w:style>
  <w:style w:type="numbering" w:customStyle="1" w:styleId="NormalOutline1">
    <w:name w:val="Normal Outline1"/>
    <w:rsid w:val="0058504D"/>
    <w:pPr>
      <w:numPr>
        <w:numId w:val="2"/>
      </w:numPr>
    </w:pPr>
  </w:style>
  <w:style w:type="table" w:customStyle="1" w:styleId="Table-BottomofPage1">
    <w:name w:val="Table-Bottom of Page1"/>
    <w:basedOn w:val="TableNormal"/>
    <w:rsid w:val="0058504D"/>
    <w:rPr>
      <w:rFonts w:ascii="Arial" w:hAnsi="Arial"/>
    </w:rPr>
    <w:tblPr>
      <w:tblCellMar>
        <w:left w:w="0" w:type="dxa"/>
        <w:right w:w="0" w:type="dxa"/>
      </w:tblCellMar>
    </w:tblPr>
    <w:tcPr>
      <w:vAlign w:val="bottom"/>
    </w:tcPr>
  </w:style>
  <w:style w:type="paragraph" w:customStyle="1" w:styleId="CharChar4">
    <w:name w:val="Char Char"/>
    <w:basedOn w:val="Normal"/>
    <w:rsid w:val="005C11FC"/>
    <w:pPr>
      <w:autoSpaceDE w:val="0"/>
      <w:autoSpaceDN w:val="0"/>
      <w:spacing w:after="160" w:line="240" w:lineRule="exact"/>
      <w:jc w:val="left"/>
    </w:pPr>
    <w:rPr>
      <w:rFonts w:cs="Arial"/>
      <w:sz w:val="20"/>
      <w:szCs w:val="20"/>
      <w:lang w:val="de-CH"/>
    </w:rPr>
  </w:style>
  <w:style w:type="paragraph" w:customStyle="1" w:styleId="Standard">
    <w:name w:val="Standard"/>
    <w:rsid w:val="00595856"/>
    <w:pPr>
      <w:widowControl w:val="0"/>
      <w:suppressAutoHyphens/>
      <w:autoSpaceDN w:val="0"/>
      <w:textAlignment w:val="baseline"/>
    </w:pPr>
    <w:rPr>
      <w:rFonts w:eastAsia="Andale Sans UI" w:cs="Tahoma"/>
      <w:kern w:val="3"/>
      <w:sz w:val="24"/>
      <w:szCs w:val="24"/>
      <w:lang w:val="de-DE" w:eastAsia="ja-JP" w:bidi="fa-IR"/>
    </w:rPr>
  </w:style>
  <w:style w:type="paragraph" w:customStyle="1" w:styleId="TableContents">
    <w:name w:val="Table Contents"/>
    <w:basedOn w:val="Normal"/>
    <w:rsid w:val="00E05617"/>
    <w:pPr>
      <w:widowControl w:val="0"/>
      <w:suppressLineNumbers/>
      <w:suppressAutoHyphens/>
      <w:autoSpaceDN w:val="0"/>
      <w:spacing w:after="0"/>
      <w:jc w:val="left"/>
      <w:textAlignment w:val="baseline"/>
    </w:pPr>
    <w:rPr>
      <w:rFonts w:ascii="Times New Roman" w:eastAsia="Andale Sans UI" w:hAnsi="Times New Roman" w:cs="Tahoma"/>
      <w:kern w:val="3"/>
      <w:sz w:val="24"/>
      <w:szCs w:val="24"/>
      <w:lang w:val="de-DE" w:eastAsia="ja-JP" w:bidi="fa-IR"/>
    </w:rPr>
  </w:style>
  <w:style w:type="paragraph" w:customStyle="1" w:styleId="Textbody">
    <w:name w:val="Text body"/>
    <w:basedOn w:val="Normal"/>
    <w:rsid w:val="00851A6D"/>
    <w:pPr>
      <w:widowControl w:val="0"/>
      <w:suppressAutoHyphens/>
      <w:autoSpaceDN w:val="0"/>
      <w:jc w:val="left"/>
      <w:textAlignment w:val="baseline"/>
    </w:pPr>
    <w:rPr>
      <w:rFonts w:ascii="Times New Roman" w:eastAsia="Andale Sans UI" w:hAnsi="Times New Roman" w:cs="Tahoma"/>
      <w:kern w:val="3"/>
      <w:sz w:val="24"/>
      <w:szCs w:val="24"/>
      <w:lang w:val="de-DE" w:eastAsia="ja-JP" w:bidi="fa-IR"/>
    </w:rPr>
  </w:style>
  <w:style w:type="paragraph" w:customStyle="1" w:styleId="Footnote">
    <w:name w:val="Footnote"/>
    <w:basedOn w:val="Standard"/>
    <w:rsid w:val="0083288D"/>
    <w:pPr>
      <w:widowControl/>
      <w:suppressLineNumbers/>
      <w:ind w:left="283" w:hanging="283"/>
      <w:jc w:val="both"/>
    </w:pPr>
    <w:rPr>
      <w:rFonts w:ascii="Arial" w:eastAsia="Times New Roman" w:hAnsi="Arial" w:cs="Times New Roman"/>
      <w:sz w:val="20"/>
      <w:szCs w:val="20"/>
      <w:lang w:val="en-GB" w:eastAsia="de-DE" w:bidi="ar-SA"/>
    </w:rPr>
  </w:style>
  <w:style w:type="paragraph" w:customStyle="1" w:styleId="Table">
    <w:name w:val="Table"/>
    <w:basedOn w:val="Caption"/>
    <w:rsid w:val="00461B14"/>
    <w:pPr>
      <w:suppressAutoHyphens/>
      <w:autoSpaceDN w:val="0"/>
      <w:textAlignment w:val="baseline"/>
    </w:pPr>
    <w:rPr>
      <w:kern w:val="3"/>
      <w:szCs w:val="20"/>
    </w:rPr>
  </w:style>
  <w:style w:type="character" w:styleId="PlaceholderText">
    <w:name w:val="Placeholder Text"/>
    <w:basedOn w:val="DefaultParagraphFont"/>
    <w:uiPriority w:val="99"/>
    <w:semiHidden/>
    <w:rsid w:val="00402014"/>
    <w:rPr>
      <w:color w:val="808080"/>
    </w:rPr>
  </w:style>
  <w:style w:type="paragraph" w:customStyle="1" w:styleId="Heading">
    <w:name w:val="Heading"/>
    <w:basedOn w:val="Standard"/>
    <w:next w:val="Textbody"/>
    <w:rsid w:val="00402014"/>
    <w:pPr>
      <w:keepNext/>
      <w:widowControl/>
      <w:spacing w:before="240" w:after="120"/>
      <w:jc w:val="both"/>
    </w:pPr>
    <w:rPr>
      <w:rFonts w:ascii="Arial" w:eastAsia="Microsoft YaHei" w:hAnsi="Arial" w:cs="Mangal"/>
      <w:sz w:val="28"/>
      <w:szCs w:val="28"/>
      <w:lang w:val="en-GB" w:eastAsia="de-DE" w:bidi="ar-SA"/>
    </w:rPr>
  </w:style>
  <w:style w:type="paragraph" w:styleId="List">
    <w:name w:val="List"/>
    <w:basedOn w:val="Textbody"/>
    <w:rsid w:val="00402014"/>
    <w:pPr>
      <w:widowControl/>
      <w:spacing w:line="288" w:lineRule="auto"/>
    </w:pPr>
    <w:rPr>
      <w:rFonts w:ascii="Arial" w:eastAsia="Times New Roman" w:hAnsi="Arial" w:cs="Mangal"/>
      <w:sz w:val="20"/>
      <w:lang w:val="en-GB" w:eastAsia="de-DE" w:bidi="ar-SA"/>
    </w:rPr>
  </w:style>
  <w:style w:type="paragraph" w:customStyle="1" w:styleId="Index">
    <w:name w:val="Index"/>
    <w:basedOn w:val="Standard"/>
    <w:rsid w:val="00402014"/>
    <w:pPr>
      <w:widowControl/>
      <w:suppressLineNumbers/>
      <w:spacing w:after="120"/>
      <w:jc w:val="both"/>
    </w:pPr>
    <w:rPr>
      <w:rFonts w:ascii="Arial" w:eastAsia="Times New Roman" w:hAnsi="Arial" w:cs="Mangal"/>
      <w:sz w:val="22"/>
      <w:szCs w:val="22"/>
      <w:lang w:val="en-GB" w:eastAsia="de-DE" w:bidi="ar-SA"/>
    </w:rPr>
  </w:style>
  <w:style w:type="paragraph" w:customStyle="1" w:styleId="Contents1">
    <w:name w:val="Contents 1"/>
    <w:basedOn w:val="Standard"/>
    <w:rsid w:val="00402014"/>
    <w:pPr>
      <w:widowControl/>
      <w:tabs>
        <w:tab w:val="left" w:pos="567"/>
        <w:tab w:val="right" w:pos="9072"/>
      </w:tabs>
      <w:spacing w:before="160" w:after="120"/>
    </w:pPr>
    <w:rPr>
      <w:rFonts w:ascii="Arial" w:eastAsia="Times New Roman" w:hAnsi="Arial" w:cs="Arial"/>
      <w:b/>
      <w:sz w:val="22"/>
      <w:szCs w:val="22"/>
      <w:lang w:val="en-GB" w:eastAsia="en-GB" w:bidi="ar-SA"/>
    </w:rPr>
  </w:style>
  <w:style w:type="paragraph" w:customStyle="1" w:styleId="Contents2">
    <w:name w:val="Contents 2"/>
    <w:basedOn w:val="Standard"/>
    <w:rsid w:val="00402014"/>
    <w:pPr>
      <w:widowControl/>
      <w:tabs>
        <w:tab w:val="left" w:pos="1135"/>
        <w:tab w:val="left" w:pos="1702"/>
        <w:tab w:val="right" w:pos="9640"/>
      </w:tabs>
      <w:ind w:left="568" w:hanging="284"/>
      <w:jc w:val="both"/>
    </w:pPr>
    <w:rPr>
      <w:rFonts w:ascii="Arial" w:eastAsia="Times New Roman" w:hAnsi="Arial" w:cs="Times New Roman"/>
      <w:sz w:val="22"/>
      <w:szCs w:val="22"/>
      <w:lang w:val="en-GB" w:eastAsia="de-DE" w:bidi="ar-SA"/>
    </w:rPr>
  </w:style>
  <w:style w:type="paragraph" w:customStyle="1" w:styleId="Contents3">
    <w:name w:val="Contents 3"/>
    <w:basedOn w:val="Standard"/>
    <w:rsid w:val="00402014"/>
    <w:pPr>
      <w:widowControl/>
      <w:tabs>
        <w:tab w:val="left" w:pos="1701"/>
        <w:tab w:val="right" w:pos="10206"/>
      </w:tabs>
      <w:ind w:left="1134" w:hanging="567"/>
    </w:pPr>
    <w:rPr>
      <w:rFonts w:ascii="Arial" w:eastAsia="Times New Roman" w:hAnsi="Arial" w:cs="Arial"/>
      <w:sz w:val="22"/>
      <w:szCs w:val="22"/>
      <w:lang w:val="en-GB" w:eastAsia="en-GB" w:bidi="ar-SA"/>
    </w:rPr>
  </w:style>
  <w:style w:type="paragraph" w:customStyle="1" w:styleId="CharCharCharCharCharCharCarattereCarattereCharCarattereCarattere">
    <w:name w:val="Char Char Char Char Char Char Carattere Carattere Char Carattere Carattere"/>
    <w:basedOn w:val="Standard"/>
    <w:rsid w:val="00402014"/>
    <w:pPr>
      <w:widowControl/>
      <w:spacing w:after="160" w:line="240" w:lineRule="exact"/>
    </w:pPr>
    <w:rPr>
      <w:rFonts w:ascii="Arial" w:eastAsia="Times New Roman" w:hAnsi="Arial" w:cs="Arial"/>
      <w:sz w:val="20"/>
      <w:lang w:val="en-GB" w:eastAsia="en-US" w:bidi="ar-SA"/>
    </w:rPr>
  </w:style>
  <w:style w:type="paragraph" w:customStyle="1" w:styleId="ContentsHeading">
    <w:name w:val="Contents Heading"/>
    <w:basedOn w:val="Heading1"/>
    <w:rsid w:val="00402014"/>
    <w:pPr>
      <w:numPr>
        <w:numId w:val="0"/>
      </w:numPr>
      <w:suppressLineNumbers/>
      <w:suppressAutoHyphens/>
      <w:autoSpaceDN w:val="0"/>
      <w:spacing w:after="0" w:line="256" w:lineRule="auto"/>
      <w:textAlignment w:val="baseline"/>
    </w:pPr>
    <w:rPr>
      <w:rFonts w:ascii="Calibri Light" w:hAnsi="Calibri Light" w:cs="Times New Roman"/>
      <w:b w:val="0"/>
      <w:bCs w:val="0"/>
      <w:color w:val="2E74B5"/>
      <w:kern w:val="3"/>
      <w:sz w:val="32"/>
      <w:szCs w:val="32"/>
      <w:lang w:val="fr-FR" w:eastAsia="fr-FR"/>
    </w:rPr>
  </w:style>
  <w:style w:type="paragraph" w:styleId="ListBullet">
    <w:name w:val="List Bullet"/>
    <w:basedOn w:val="Standard"/>
    <w:rsid w:val="00402014"/>
    <w:pPr>
      <w:widowControl/>
      <w:spacing w:after="120"/>
      <w:jc w:val="both"/>
    </w:pPr>
    <w:rPr>
      <w:rFonts w:ascii="Arial" w:eastAsia="Times New Roman" w:hAnsi="Arial" w:cs="Times New Roman"/>
      <w:sz w:val="22"/>
      <w:szCs w:val="22"/>
      <w:lang w:val="en-GB" w:eastAsia="de-DE" w:bidi="ar-SA"/>
    </w:rPr>
  </w:style>
  <w:style w:type="paragraph" w:customStyle="1" w:styleId="Figure">
    <w:name w:val="Figure"/>
    <w:basedOn w:val="Heading1"/>
    <w:rsid w:val="00402014"/>
    <w:pPr>
      <w:keepLines w:val="0"/>
      <w:numPr>
        <w:numId w:val="0"/>
      </w:numPr>
      <w:suppressAutoHyphens/>
      <w:autoSpaceDN w:val="0"/>
      <w:spacing w:before="560" w:after="120" w:line="360" w:lineRule="auto"/>
      <w:textAlignment w:val="baseline"/>
    </w:pPr>
    <w:rPr>
      <w:kern w:val="3"/>
      <w:szCs w:val="48"/>
      <w:lang w:val="fr-CH"/>
    </w:rPr>
  </w:style>
  <w:style w:type="paragraph" w:styleId="Revision">
    <w:name w:val="Revision"/>
    <w:rsid w:val="00402014"/>
    <w:pPr>
      <w:suppressAutoHyphens/>
      <w:autoSpaceDN w:val="0"/>
      <w:textAlignment w:val="baseline"/>
    </w:pPr>
    <w:rPr>
      <w:rFonts w:ascii="Arial" w:hAnsi="Arial"/>
      <w:kern w:val="3"/>
      <w:sz w:val="22"/>
      <w:szCs w:val="22"/>
      <w:lang w:val="en-GB" w:eastAsia="de-DE"/>
    </w:rPr>
  </w:style>
  <w:style w:type="paragraph" w:customStyle="1" w:styleId="Carte">
    <w:name w:val="Carte"/>
    <w:basedOn w:val="Standard"/>
    <w:rsid w:val="00402014"/>
    <w:pPr>
      <w:keepNext/>
      <w:widowControl/>
      <w:spacing w:after="120"/>
      <w:jc w:val="both"/>
    </w:pPr>
    <w:rPr>
      <w:rFonts w:ascii="Arial" w:eastAsia="Times New Roman" w:hAnsi="Arial" w:cs="Times New Roman"/>
      <w:b/>
      <w:sz w:val="20"/>
      <w:szCs w:val="20"/>
      <w:lang w:val="en-GB" w:eastAsia="en-GB" w:bidi="ar-SA"/>
    </w:rPr>
  </w:style>
  <w:style w:type="paragraph" w:customStyle="1" w:styleId="Contents4">
    <w:name w:val="Contents 4"/>
    <w:basedOn w:val="Standard"/>
    <w:rsid w:val="00402014"/>
    <w:pPr>
      <w:widowControl/>
      <w:tabs>
        <w:tab w:val="right" w:leader="dot" w:pos="9449"/>
      </w:tabs>
      <w:spacing w:after="100" w:line="256" w:lineRule="auto"/>
      <w:ind w:left="660"/>
    </w:pPr>
    <w:rPr>
      <w:rFonts w:ascii="Calibri" w:eastAsia="Times New Roman" w:hAnsi="Calibri" w:cs="Times New Roman"/>
      <w:sz w:val="22"/>
      <w:szCs w:val="22"/>
      <w:lang w:val="fr-FR" w:eastAsia="fr-FR" w:bidi="ar-SA"/>
    </w:rPr>
  </w:style>
  <w:style w:type="paragraph" w:customStyle="1" w:styleId="Contents5">
    <w:name w:val="Contents 5"/>
    <w:basedOn w:val="Standard"/>
    <w:rsid w:val="00402014"/>
    <w:pPr>
      <w:widowControl/>
      <w:tabs>
        <w:tab w:val="right" w:leader="dot" w:pos="9386"/>
      </w:tabs>
      <w:spacing w:after="100" w:line="256" w:lineRule="auto"/>
      <w:ind w:left="880"/>
    </w:pPr>
    <w:rPr>
      <w:rFonts w:ascii="Calibri" w:eastAsia="Times New Roman" w:hAnsi="Calibri" w:cs="Times New Roman"/>
      <w:sz w:val="22"/>
      <w:szCs w:val="22"/>
      <w:lang w:val="fr-FR" w:eastAsia="fr-FR" w:bidi="ar-SA"/>
    </w:rPr>
  </w:style>
  <w:style w:type="paragraph" w:customStyle="1" w:styleId="Contents6">
    <w:name w:val="Contents 6"/>
    <w:basedOn w:val="Standard"/>
    <w:rsid w:val="00402014"/>
    <w:pPr>
      <w:widowControl/>
      <w:tabs>
        <w:tab w:val="right" w:leader="dot" w:pos="9323"/>
      </w:tabs>
      <w:spacing w:after="100" w:line="256" w:lineRule="auto"/>
      <w:ind w:left="1100"/>
    </w:pPr>
    <w:rPr>
      <w:rFonts w:ascii="Calibri" w:eastAsia="Times New Roman" w:hAnsi="Calibri" w:cs="Times New Roman"/>
      <w:sz w:val="22"/>
      <w:szCs w:val="22"/>
      <w:lang w:val="fr-FR" w:eastAsia="fr-FR" w:bidi="ar-SA"/>
    </w:rPr>
  </w:style>
  <w:style w:type="paragraph" w:customStyle="1" w:styleId="Contents7">
    <w:name w:val="Contents 7"/>
    <w:basedOn w:val="Standard"/>
    <w:rsid w:val="00402014"/>
    <w:pPr>
      <w:widowControl/>
      <w:tabs>
        <w:tab w:val="right" w:leader="dot" w:pos="9260"/>
      </w:tabs>
      <w:spacing w:after="100" w:line="256" w:lineRule="auto"/>
      <w:ind w:left="1320"/>
    </w:pPr>
    <w:rPr>
      <w:rFonts w:ascii="Calibri" w:eastAsia="Times New Roman" w:hAnsi="Calibri" w:cs="Times New Roman"/>
      <w:sz w:val="22"/>
      <w:szCs w:val="22"/>
      <w:lang w:val="fr-FR" w:eastAsia="fr-FR" w:bidi="ar-SA"/>
    </w:rPr>
  </w:style>
  <w:style w:type="paragraph" w:customStyle="1" w:styleId="Contents8">
    <w:name w:val="Contents 8"/>
    <w:basedOn w:val="Standard"/>
    <w:rsid w:val="00402014"/>
    <w:pPr>
      <w:widowControl/>
      <w:tabs>
        <w:tab w:val="right" w:leader="dot" w:pos="9197"/>
      </w:tabs>
      <w:spacing w:after="100" w:line="256" w:lineRule="auto"/>
      <w:ind w:left="1540"/>
    </w:pPr>
    <w:rPr>
      <w:rFonts w:ascii="Calibri" w:eastAsia="Times New Roman" w:hAnsi="Calibri" w:cs="Times New Roman"/>
      <w:sz w:val="22"/>
      <w:szCs w:val="22"/>
      <w:lang w:val="fr-FR" w:eastAsia="fr-FR" w:bidi="ar-SA"/>
    </w:rPr>
  </w:style>
  <w:style w:type="paragraph" w:customStyle="1" w:styleId="Contents9">
    <w:name w:val="Contents 9"/>
    <w:basedOn w:val="Standard"/>
    <w:rsid w:val="00402014"/>
    <w:pPr>
      <w:widowControl/>
      <w:tabs>
        <w:tab w:val="right" w:leader="dot" w:pos="9134"/>
      </w:tabs>
      <w:spacing w:after="100" w:line="256" w:lineRule="auto"/>
      <w:ind w:left="1760"/>
    </w:pPr>
    <w:rPr>
      <w:rFonts w:ascii="Calibri" w:eastAsia="Times New Roman" w:hAnsi="Calibri" w:cs="Times New Roman"/>
      <w:sz w:val="22"/>
      <w:szCs w:val="22"/>
      <w:lang w:val="fr-FR" w:eastAsia="fr-FR" w:bidi="ar-SA"/>
    </w:rPr>
  </w:style>
  <w:style w:type="paragraph" w:customStyle="1" w:styleId="Tabledesmatires">
    <w:name w:val="Table des matières"/>
    <w:basedOn w:val="ListParagraph"/>
    <w:rsid w:val="00402014"/>
    <w:pPr>
      <w:numPr>
        <w:numId w:val="0"/>
      </w:numPr>
      <w:suppressAutoHyphens/>
      <w:autoSpaceDN w:val="0"/>
      <w:spacing w:after="160" w:line="256" w:lineRule="auto"/>
      <w:ind w:left="720"/>
      <w:jc w:val="left"/>
      <w:textAlignment w:val="baseline"/>
      <w:outlineLvl w:val="0"/>
    </w:pPr>
    <w:rPr>
      <w:rFonts w:ascii="Calibri" w:eastAsia="Calibri" w:hAnsi="Calibri" w:cs="Times New Roman"/>
      <w:b/>
      <w:kern w:val="3"/>
      <w:sz w:val="24"/>
      <w:lang w:val="fr-FR"/>
    </w:rPr>
  </w:style>
  <w:style w:type="paragraph" w:customStyle="1" w:styleId="Framecontents">
    <w:name w:val="Frame contents"/>
    <w:basedOn w:val="Textbody"/>
    <w:rsid w:val="00402014"/>
    <w:pPr>
      <w:widowControl/>
      <w:spacing w:line="288" w:lineRule="auto"/>
    </w:pPr>
    <w:rPr>
      <w:rFonts w:ascii="Arial" w:eastAsia="Times New Roman" w:hAnsi="Arial" w:cs="Times New Roman"/>
      <w:sz w:val="20"/>
      <w:lang w:val="en-GB" w:eastAsia="de-DE" w:bidi="ar-SA"/>
    </w:rPr>
  </w:style>
  <w:style w:type="paragraph" w:customStyle="1" w:styleId="Firstlineindent">
    <w:name w:val="First line indent"/>
    <w:basedOn w:val="Textbody"/>
    <w:rsid w:val="00402014"/>
    <w:pPr>
      <w:widowControl/>
      <w:spacing w:after="0" w:line="288" w:lineRule="auto"/>
      <w:ind w:firstLine="283"/>
    </w:pPr>
    <w:rPr>
      <w:rFonts w:ascii="Arial" w:eastAsia="Times New Roman" w:hAnsi="Arial" w:cs="Times New Roman"/>
      <w:sz w:val="20"/>
      <w:lang w:val="en-GB" w:eastAsia="de-DE" w:bidi="ar-SA"/>
    </w:rPr>
  </w:style>
  <w:style w:type="paragraph" w:customStyle="1" w:styleId="Hangingindent">
    <w:name w:val="Hanging indent"/>
    <w:basedOn w:val="Textbody"/>
    <w:rsid w:val="00402014"/>
    <w:pPr>
      <w:widowControl/>
      <w:tabs>
        <w:tab w:val="left" w:pos="567"/>
      </w:tabs>
      <w:spacing w:after="0" w:line="288" w:lineRule="auto"/>
      <w:ind w:left="567" w:hanging="283"/>
    </w:pPr>
    <w:rPr>
      <w:rFonts w:ascii="Arial" w:eastAsia="Times New Roman" w:hAnsi="Arial" w:cs="Times New Roman"/>
      <w:sz w:val="20"/>
      <w:lang w:val="en-GB" w:eastAsia="de-DE" w:bidi="ar-SA"/>
    </w:rPr>
  </w:style>
  <w:style w:type="paragraph" w:customStyle="1" w:styleId="TableHeading">
    <w:name w:val="Table Heading"/>
    <w:basedOn w:val="TableContents"/>
    <w:rsid w:val="00402014"/>
    <w:pPr>
      <w:widowControl/>
      <w:spacing w:after="120"/>
      <w:jc w:val="center"/>
    </w:pPr>
    <w:rPr>
      <w:rFonts w:ascii="Arial" w:eastAsia="Times New Roman" w:hAnsi="Arial" w:cs="Times New Roman"/>
      <w:b/>
      <w:bCs/>
      <w:sz w:val="22"/>
      <w:szCs w:val="22"/>
      <w:lang w:val="en-GB" w:eastAsia="de-DE" w:bidi="ar-SA"/>
    </w:rPr>
  </w:style>
  <w:style w:type="paragraph" w:customStyle="1" w:styleId="IllustrationIndexHeading">
    <w:name w:val="Illustration Index Heading"/>
    <w:basedOn w:val="Heading"/>
    <w:rsid w:val="00402014"/>
    <w:pPr>
      <w:suppressLineNumbers/>
    </w:pPr>
    <w:rPr>
      <w:b/>
      <w:bCs/>
      <w:sz w:val="32"/>
      <w:szCs w:val="32"/>
    </w:rPr>
  </w:style>
  <w:style w:type="paragraph" w:customStyle="1" w:styleId="Tableindexheading">
    <w:name w:val="Table index heading"/>
    <w:basedOn w:val="Heading"/>
    <w:rsid w:val="00402014"/>
    <w:pPr>
      <w:suppressLineNumbers/>
    </w:pPr>
    <w:rPr>
      <w:b/>
      <w:bCs/>
      <w:sz w:val="32"/>
      <w:szCs w:val="32"/>
    </w:rPr>
  </w:style>
  <w:style w:type="character" w:customStyle="1" w:styleId="Internetlink">
    <w:name w:val="Internet link"/>
    <w:rsid w:val="00402014"/>
    <w:rPr>
      <w:color w:val="0000FF"/>
      <w:u w:val="single"/>
    </w:rPr>
  </w:style>
  <w:style w:type="character" w:customStyle="1" w:styleId="Titre1Car">
    <w:name w:val="Titre 1 Car"/>
    <w:rsid w:val="00402014"/>
    <w:rPr>
      <w:rFonts w:ascii="Arial" w:hAnsi="Arial" w:cs="Arial"/>
      <w:b/>
      <w:bCs/>
      <w:kern w:val="3"/>
      <w:sz w:val="36"/>
      <w:szCs w:val="48"/>
      <w:lang w:val="en-GB" w:eastAsia="de-DE"/>
    </w:rPr>
  </w:style>
  <w:style w:type="character" w:customStyle="1" w:styleId="Titre3Car">
    <w:name w:val="Titre 3 Car"/>
    <w:rsid w:val="00402014"/>
    <w:rPr>
      <w:rFonts w:ascii="Arial" w:hAnsi="Arial" w:cs="Arial"/>
      <w:b/>
      <w:bCs/>
      <w:sz w:val="24"/>
      <w:szCs w:val="32"/>
      <w:lang w:val="en-GB" w:eastAsia="de-DE"/>
    </w:rPr>
  </w:style>
  <w:style w:type="character" w:customStyle="1" w:styleId="Titre7Car">
    <w:name w:val="Titre 7 Car"/>
    <w:rsid w:val="00402014"/>
    <w:rPr>
      <w:rFonts w:ascii="Arial" w:hAnsi="Arial"/>
      <w:b/>
      <w:sz w:val="22"/>
      <w:szCs w:val="22"/>
      <w:lang w:val="en-GB" w:eastAsia="de-DE" w:bidi="ar-SA"/>
    </w:rPr>
  </w:style>
  <w:style w:type="character" w:customStyle="1" w:styleId="En-tteCar">
    <w:name w:val="En-tête Car"/>
    <w:rsid w:val="00402014"/>
    <w:rPr>
      <w:rFonts w:ascii="Arial" w:hAnsi="Arial"/>
      <w:sz w:val="16"/>
      <w:szCs w:val="16"/>
      <w:lang w:val="en-GB" w:eastAsia="de-DE" w:bidi="ar-SA"/>
    </w:rPr>
  </w:style>
  <w:style w:type="character" w:customStyle="1" w:styleId="PieddepageCar">
    <w:name w:val="Pied de page Car"/>
    <w:rsid w:val="00402014"/>
    <w:rPr>
      <w:rFonts w:ascii="Arial" w:hAnsi="Arial"/>
      <w:sz w:val="16"/>
      <w:szCs w:val="16"/>
      <w:lang w:eastAsia="de-DE"/>
    </w:rPr>
  </w:style>
  <w:style w:type="character" w:customStyle="1" w:styleId="StrongEmphasis">
    <w:name w:val="Strong Emphasis"/>
    <w:rsid w:val="00402014"/>
    <w:rPr>
      <w:b/>
      <w:bCs/>
    </w:rPr>
  </w:style>
  <w:style w:type="character" w:customStyle="1" w:styleId="NotedebasdepageCar">
    <w:name w:val="Note de bas de page Car"/>
    <w:rsid w:val="00402014"/>
    <w:rPr>
      <w:rFonts w:ascii="Arial" w:hAnsi="Arial"/>
      <w:sz w:val="16"/>
      <w:lang w:eastAsia="de-DE"/>
    </w:rPr>
  </w:style>
  <w:style w:type="character" w:customStyle="1" w:styleId="LgendeCar">
    <w:name w:val="Légende Car"/>
    <w:rsid w:val="00402014"/>
    <w:rPr>
      <w:rFonts w:ascii="Arial" w:hAnsi="Arial"/>
      <w:b/>
      <w:bCs/>
      <w:lang w:val="en-GB" w:eastAsia="de-DE"/>
    </w:rPr>
  </w:style>
  <w:style w:type="character" w:customStyle="1" w:styleId="TableauCar">
    <w:name w:val="Tableau Car"/>
    <w:basedOn w:val="LgendeCar"/>
    <w:rsid w:val="00402014"/>
    <w:rPr>
      <w:rFonts w:ascii="Arial" w:hAnsi="Arial"/>
      <w:b/>
      <w:bCs/>
      <w:lang w:val="en-GB" w:eastAsia="de-DE"/>
    </w:rPr>
  </w:style>
  <w:style w:type="character" w:customStyle="1" w:styleId="FigureCar">
    <w:name w:val="Figure Car"/>
    <w:rsid w:val="00402014"/>
    <w:rPr>
      <w:rFonts w:ascii="Arial" w:hAnsi="Arial" w:cs="Arial"/>
      <w:b/>
      <w:bCs/>
      <w:kern w:val="3"/>
      <w:sz w:val="36"/>
      <w:szCs w:val="48"/>
      <w:lang w:val="fr-CH" w:eastAsia="de-DE"/>
    </w:rPr>
  </w:style>
  <w:style w:type="character" w:customStyle="1" w:styleId="highlight">
    <w:name w:val="highlight"/>
    <w:rsid w:val="00402014"/>
  </w:style>
  <w:style w:type="character" w:customStyle="1" w:styleId="CarteCar">
    <w:name w:val="Carte Car"/>
    <w:rsid w:val="00402014"/>
    <w:rPr>
      <w:rFonts w:ascii="Arial" w:hAnsi="Arial"/>
      <w:b/>
      <w:lang w:val="en-GB" w:eastAsia="en-GB"/>
    </w:rPr>
  </w:style>
  <w:style w:type="character" w:customStyle="1" w:styleId="TabledesmatiresCar">
    <w:name w:val="Table des matières Car"/>
    <w:basedOn w:val="DefaultParagraphFont"/>
    <w:rsid w:val="00402014"/>
    <w:rPr>
      <w:rFonts w:ascii="Calibri" w:hAnsi="Calibri"/>
      <w:b/>
      <w:sz w:val="24"/>
      <w:szCs w:val="22"/>
      <w:lang w:eastAsia="en-US"/>
    </w:rPr>
  </w:style>
  <w:style w:type="character" w:customStyle="1" w:styleId="ListLabel1">
    <w:name w:val="ListLabel 1"/>
    <w:rsid w:val="00402014"/>
    <w:rPr>
      <w:rFonts w:eastAsia="SimSun" w:cs="Arial"/>
    </w:rPr>
  </w:style>
  <w:style w:type="character" w:customStyle="1" w:styleId="ListLabel2">
    <w:name w:val="ListLabel 2"/>
    <w:rsid w:val="00402014"/>
    <w:rPr>
      <w:rFonts w:cs="Courier New"/>
    </w:rPr>
  </w:style>
  <w:style w:type="character" w:customStyle="1" w:styleId="ListLabel3">
    <w:name w:val="ListLabel 3"/>
    <w:rsid w:val="00402014"/>
    <w:rPr>
      <w:rFonts w:eastAsia="Times New Roman" w:cs="Arial"/>
    </w:rPr>
  </w:style>
  <w:style w:type="character" w:customStyle="1" w:styleId="ListLabel4">
    <w:name w:val="ListLabel 4"/>
    <w:rsid w:val="00402014"/>
    <w:rPr>
      <w:i w:val="0"/>
    </w:rPr>
  </w:style>
  <w:style w:type="character" w:customStyle="1" w:styleId="FootnoteSymbol">
    <w:name w:val="Footnote Symbol"/>
    <w:rsid w:val="00402014"/>
  </w:style>
  <w:style w:type="character" w:customStyle="1" w:styleId="Footnoteanchor">
    <w:name w:val="Footnote anchor"/>
    <w:rsid w:val="00402014"/>
    <w:rPr>
      <w:position w:val="0"/>
      <w:vertAlign w:val="superscript"/>
    </w:rPr>
  </w:style>
  <w:style w:type="character" w:customStyle="1" w:styleId="BulletSymbols">
    <w:name w:val="Bullet Symbols"/>
    <w:rsid w:val="00402014"/>
    <w:rPr>
      <w:rFonts w:ascii="OpenSymbol" w:eastAsia="OpenSymbol" w:hAnsi="OpenSymbol" w:cs="OpenSymbol"/>
    </w:rPr>
  </w:style>
  <w:style w:type="character" w:customStyle="1" w:styleId="NumberingSymbols">
    <w:name w:val="Numbering Symbols"/>
    <w:rsid w:val="00402014"/>
  </w:style>
  <w:style w:type="character" w:customStyle="1" w:styleId="VisitedInternetLink">
    <w:name w:val="Visited Internet Link"/>
    <w:rsid w:val="00402014"/>
    <w:rPr>
      <w:color w:val="800000"/>
      <w:u w:val="single"/>
    </w:rPr>
  </w:style>
  <w:style w:type="numbering" w:customStyle="1" w:styleId="WWOutlineListStyle">
    <w:name w:val="WW_OutlineListStyle"/>
    <w:basedOn w:val="NoList"/>
    <w:rsid w:val="00402014"/>
    <w:pPr>
      <w:numPr>
        <w:numId w:val="10"/>
      </w:numPr>
    </w:pPr>
  </w:style>
  <w:style w:type="numbering" w:customStyle="1" w:styleId="WWNum1">
    <w:name w:val="WWNum1"/>
    <w:basedOn w:val="NoList"/>
    <w:rsid w:val="00402014"/>
    <w:pPr>
      <w:numPr>
        <w:numId w:val="11"/>
      </w:numPr>
    </w:pPr>
  </w:style>
  <w:style w:type="numbering" w:customStyle="1" w:styleId="WWNum2">
    <w:name w:val="WWNum2"/>
    <w:basedOn w:val="NoList"/>
    <w:rsid w:val="00402014"/>
    <w:pPr>
      <w:numPr>
        <w:numId w:val="12"/>
      </w:numPr>
    </w:pPr>
  </w:style>
  <w:style w:type="numbering" w:customStyle="1" w:styleId="WWNum3">
    <w:name w:val="WWNum3"/>
    <w:basedOn w:val="NoList"/>
    <w:rsid w:val="00402014"/>
    <w:pPr>
      <w:numPr>
        <w:numId w:val="13"/>
      </w:numPr>
    </w:pPr>
  </w:style>
  <w:style w:type="numbering" w:customStyle="1" w:styleId="WWNum4">
    <w:name w:val="WWNum4"/>
    <w:basedOn w:val="NoList"/>
    <w:rsid w:val="00402014"/>
    <w:pPr>
      <w:numPr>
        <w:numId w:val="14"/>
      </w:numPr>
    </w:pPr>
  </w:style>
  <w:style w:type="numbering" w:customStyle="1" w:styleId="WWNum5">
    <w:name w:val="WWNum5"/>
    <w:basedOn w:val="NoList"/>
    <w:rsid w:val="00402014"/>
    <w:pPr>
      <w:numPr>
        <w:numId w:val="15"/>
      </w:numPr>
    </w:pPr>
  </w:style>
  <w:style w:type="numbering" w:customStyle="1" w:styleId="WWNum6">
    <w:name w:val="WWNum6"/>
    <w:basedOn w:val="NoList"/>
    <w:rsid w:val="00402014"/>
    <w:pPr>
      <w:numPr>
        <w:numId w:val="16"/>
      </w:numPr>
    </w:pPr>
  </w:style>
  <w:style w:type="numbering" w:customStyle="1" w:styleId="WWNum7">
    <w:name w:val="WWNum7"/>
    <w:basedOn w:val="NoList"/>
    <w:rsid w:val="00402014"/>
    <w:pPr>
      <w:numPr>
        <w:numId w:val="17"/>
      </w:numPr>
    </w:pPr>
  </w:style>
  <w:style w:type="numbering" w:customStyle="1" w:styleId="WWNum8">
    <w:name w:val="WWNum8"/>
    <w:basedOn w:val="NoList"/>
    <w:rsid w:val="00402014"/>
    <w:pPr>
      <w:numPr>
        <w:numId w:val="18"/>
      </w:numPr>
    </w:pPr>
  </w:style>
  <w:style w:type="numbering" w:customStyle="1" w:styleId="WWNum9">
    <w:name w:val="WWNum9"/>
    <w:basedOn w:val="NoList"/>
    <w:rsid w:val="00402014"/>
    <w:pPr>
      <w:numPr>
        <w:numId w:val="19"/>
      </w:numPr>
    </w:pPr>
  </w:style>
  <w:style w:type="numbering" w:customStyle="1" w:styleId="WWNum10">
    <w:name w:val="WWNum10"/>
    <w:basedOn w:val="NoList"/>
    <w:rsid w:val="00402014"/>
    <w:pPr>
      <w:numPr>
        <w:numId w:val="20"/>
      </w:numPr>
    </w:pPr>
  </w:style>
  <w:style w:type="numbering" w:customStyle="1" w:styleId="WWNum11">
    <w:name w:val="WWNum11"/>
    <w:basedOn w:val="NoList"/>
    <w:rsid w:val="00402014"/>
    <w:pPr>
      <w:numPr>
        <w:numId w:val="21"/>
      </w:numPr>
    </w:pPr>
  </w:style>
  <w:style w:type="numbering" w:customStyle="1" w:styleId="WWNum12">
    <w:name w:val="WWNum12"/>
    <w:basedOn w:val="NoList"/>
    <w:rsid w:val="00402014"/>
    <w:pPr>
      <w:numPr>
        <w:numId w:val="22"/>
      </w:numPr>
    </w:pPr>
  </w:style>
  <w:style w:type="numbering" w:customStyle="1" w:styleId="WWNum13">
    <w:name w:val="WWNum13"/>
    <w:basedOn w:val="NoList"/>
    <w:rsid w:val="00402014"/>
    <w:pPr>
      <w:numPr>
        <w:numId w:val="23"/>
      </w:numPr>
    </w:pPr>
  </w:style>
  <w:style w:type="numbering" w:customStyle="1" w:styleId="WWNum14">
    <w:name w:val="WWNum14"/>
    <w:basedOn w:val="NoList"/>
    <w:rsid w:val="00402014"/>
    <w:pPr>
      <w:numPr>
        <w:numId w:val="24"/>
      </w:numPr>
    </w:pPr>
  </w:style>
  <w:style w:type="numbering" w:customStyle="1" w:styleId="WWNum15">
    <w:name w:val="WWNum15"/>
    <w:basedOn w:val="NoList"/>
    <w:rsid w:val="00402014"/>
    <w:pPr>
      <w:numPr>
        <w:numId w:val="25"/>
      </w:numPr>
    </w:pPr>
  </w:style>
  <w:style w:type="numbering" w:customStyle="1" w:styleId="WWNum16">
    <w:name w:val="WWNum16"/>
    <w:basedOn w:val="NoList"/>
    <w:rsid w:val="00402014"/>
    <w:pPr>
      <w:numPr>
        <w:numId w:val="26"/>
      </w:numPr>
    </w:pPr>
  </w:style>
  <w:style w:type="numbering" w:customStyle="1" w:styleId="WWNum17">
    <w:name w:val="WWNum17"/>
    <w:basedOn w:val="NoList"/>
    <w:rsid w:val="00402014"/>
    <w:pPr>
      <w:numPr>
        <w:numId w:val="27"/>
      </w:numPr>
    </w:pPr>
  </w:style>
  <w:style w:type="numbering" w:customStyle="1" w:styleId="WWNum18">
    <w:name w:val="WWNum18"/>
    <w:basedOn w:val="NoList"/>
    <w:rsid w:val="00402014"/>
    <w:pPr>
      <w:numPr>
        <w:numId w:val="28"/>
      </w:numPr>
    </w:pPr>
  </w:style>
  <w:style w:type="numbering" w:customStyle="1" w:styleId="WWNum19">
    <w:name w:val="WWNum19"/>
    <w:basedOn w:val="NoList"/>
    <w:rsid w:val="00402014"/>
    <w:pPr>
      <w:numPr>
        <w:numId w:val="29"/>
      </w:numPr>
    </w:pPr>
  </w:style>
  <w:style w:type="numbering" w:customStyle="1" w:styleId="WWNum20">
    <w:name w:val="WWNum20"/>
    <w:basedOn w:val="NoList"/>
    <w:rsid w:val="00402014"/>
    <w:pPr>
      <w:numPr>
        <w:numId w:val="30"/>
      </w:numPr>
    </w:pPr>
  </w:style>
  <w:style w:type="numbering" w:customStyle="1" w:styleId="WWNum21">
    <w:name w:val="WWNum21"/>
    <w:basedOn w:val="NoList"/>
    <w:rsid w:val="00402014"/>
    <w:pPr>
      <w:numPr>
        <w:numId w:val="31"/>
      </w:numPr>
    </w:pPr>
  </w:style>
  <w:style w:type="numbering" w:customStyle="1" w:styleId="WWNum22">
    <w:name w:val="WWNum22"/>
    <w:basedOn w:val="NoList"/>
    <w:rsid w:val="00402014"/>
    <w:pPr>
      <w:numPr>
        <w:numId w:val="32"/>
      </w:numPr>
    </w:pPr>
  </w:style>
  <w:style w:type="numbering" w:customStyle="1" w:styleId="WWNum23">
    <w:name w:val="WWNum23"/>
    <w:basedOn w:val="NoList"/>
    <w:rsid w:val="00402014"/>
    <w:pPr>
      <w:numPr>
        <w:numId w:val="33"/>
      </w:numPr>
    </w:pPr>
  </w:style>
  <w:style w:type="numbering" w:customStyle="1" w:styleId="WWNum24">
    <w:name w:val="WWNum24"/>
    <w:basedOn w:val="NoList"/>
    <w:rsid w:val="00402014"/>
    <w:pPr>
      <w:numPr>
        <w:numId w:val="34"/>
      </w:numPr>
    </w:pPr>
  </w:style>
  <w:style w:type="numbering" w:customStyle="1" w:styleId="WWNum25">
    <w:name w:val="WWNum25"/>
    <w:basedOn w:val="NoList"/>
    <w:rsid w:val="00402014"/>
    <w:pPr>
      <w:numPr>
        <w:numId w:val="35"/>
      </w:numPr>
    </w:pPr>
  </w:style>
  <w:style w:type="numbering" w:customStyle="1" w:styleId="WWNum26">
    <w:name w:val="WWNum26"/>
    <w:basedOn w:val="NoList"/>
    <w:rsid w:val="00402014"/>
    <w:pPr>
      <w:numPr>
        <w:numId w:val="36"/>
      </w:numPr>
    </w:pPr>
  </w:style>
  <w:style w:type="numbering" w:customStyle="1" w:styleId="WWNum27">
    <w:name w:val="WWNum27"/>
    <w:basedOn w:val="NoList"/>
    <w:rsid w:val="00402014"/>
    <w:pPr>
      <w:numPr>
        <w:numId w:val="37"/>
      </w:numPr>
    </w:pPr>
  </w:style>
  <w:style w:type="numbering" w:customStyle="1" w:styleId="WWNum28">
    <w:name w:val="WWNum28"/>
    <w:basedOn w:val="NoList"/>
    <w:rsid w:val="00402014"/>
    <w:pPr>
      <w:numPr>
        <w:numId w:val="38"/>
      </w:numPr>
    </w:pPr>
  </w:style>
  <w:style w:type="numbering" w:customStyle="1" w:styleId="WWNum29">
    <w:name w:val="WWNum29"/>
    <w:basedOn w:val="NoList"/>
    <w:rsid w:val="00402014"/>
    <w:pPr>
      <w:numPr>
        <w:numId w:val="39"/>
      </w:numPr>
    </w:pPr>
  </w:style>
  <w:style w:type="numbering" w:customStyle="1" w:styleId="WWNum30">
    <w:name w:val="WWNum30"/>
    <w:basedOn w:val="NoList"/>
    <w:rsid w:val="00402014"/>
    <w:pPr>
      <w:numPr>
        <w:numId w:val="40"/>
      </w:numPr>
    </w:pPr>
  </w:style>
  <w:style w:type="numbering" w:customStyle="1" w:styleId="WWNum31">
    <w:name w:val="WWNum31"/>
    <w:basedOn w:val="NoList"/>
    <w:rsid w:val="00402014"/>
    <w:pPr>
      <w:numPr>
        <w:numId w:val="41"/>
      </w:numPr>
    </w:pPr>
  </w:style>
  <w:style w:type="numbering" w:customStyle="1" w:styleId="WWNum32">
    <w:name w:val="WWNum32"/>
    <w:basedOn w:val="NoList"/>
    <w:rsid w:val="00402014"/>
    <w:pPr>
      <w:numPr>
        <w:numId w:val="42"/>
      </w:numPr>
    </w:pPr>
  </w:style>
  <w:style w:type="numbering" w:customStyle="1" w:styleId="WWNum33">
    <w:name w:val="WWNum33"/>
    <w:basedOn w:val="NoList"/>
    <w:rsid w:val="00402014"/>
    <w:pPr>
      <w:numPr>
        <w:numId w:val="43"/>
      </w:numPr>
    </w:pPr>
  </w:style>
  <w:style w:type="numbering" w:customStyle="1" w:styleId="WWNum34">
    <w:name w:val="WWNum34"/>
    <w:basedOn w:val="NoList"/>
    <w:rsid w:val="00402014"/>
    <w:pPr>
      <w:numPr>
        <w:numId w:val="44"/>
      </w:numPr>
    </w:pPr>
  </w:style>
  <w:style w:type="numbering" w:customStyle="1" w:styleId="WWNum35">
    <w:name w:val="WWNum35"/>
    <w:basedOn w:val="NoList"/>
    <w:rsid w:val="00402014"/>
    <w:pPr>
      <w:numPr>
        <w:numId w:val="45"/>
      </w:numPr>
    </w:pPr>
  </w:style>
  <w:style w:type="numbering" w:customStyle="1" w:styleId="WWNum36">
    <w:name w:val="WWNum36"/>
    <w:basedOn w:val="NoList"/>
    <w:rsid w:val="00402014"/>
    <w:pPr>
      <w:numPr>
        <w:numId w:val="46"/>
      </w:numPr>
    </w:pPr>
  </w:style>
  <w:style w:type="numbering" w:customStyle="1" w:styleId="WWNum37">
    <w:name w:val="WWNum37"/>
    <w:basedOn w:val="NoList"/>
    <w:rsid w:val="00402014"/>
    <w:pPr>
      <w:numPr>
        <w:numId w:val="47"/>
      </w:numPr>
    </w:pPr>
  </w:style>
  <w:style w:type="numbering" w:customStyle="1" w:styleId="WWNum38">
    <w:name w:val="WWNum38"/>
    <w:basedOn w:val="NoList"/>
    <w:rsid w:val="00402014"/>
    <w:pPr>
      <w:numPr>
        <w:numId w:val="48"/>
      </w:numPr>
    </w:pPr>
  </w:style>
  <w:style w:type="numbering" w:customStyle="1" w:styleId="WWNum39">
    <w:name w:val="WWNum39"/>
    <w:basedOn w:val="NoList"/>
    <w:rsid w:val="00402014"/>
    <w:pPr>
      <w:numPr>
        <w:numId w:val="49"/>
      </w:numPr>
    </w:pPr>
  </w:style>
  <w:style w:type="numbering" w:customStyle="1" w:styleId="WWNum40">
    <w:name w:val="WWNum40"/>
    <w:basedOn w:val="NoList"/>
    <w:rsid w:val="00402014"/>
    <w:pPr>
      <w:numPr>
        <w:numId w:val="50"/>
      </w:numPr>
    </w:pPr>
  </w:style>
  <w:style w:type="numbering" w:customStyle="1" w:styleId="WWNum41">
    <w:name w:val="WWNum41"/>
    <w:basedOn w:val="NoList"/>
    <w:rsid w:val="00402014"/>
    <w:pPr>
      <w:numPr>
        <w:numId w:val="51"/>
      </w:numPr>
    </w:pPr>
  </w:style>
  <w:style w:type="numbering" w:customStyle="1" w:styleId="WWNum42">
    <w:name w:val="WWNum42"/>
    <w:basedOn w:val="NoList"/>
    <w:rsid w:val="00402014"/>
    <w:pPr>
      <w:numPr>
        <w:numId w:val="52"/>
      </w:numPr>
    </w:pPr>
  </w:style>
  <w:style w:type="numbering" w:customStyle="1" w:styleId="NoList2">
    <w:name w:val="No List2"/>
    <w:next w:val="NoList"/>
    <w:uiPriority w:val="99"/>
    <w:semiHidden/>
    <w:unhideWhenUsed/>
    <w:rsid w:val="00722AE3"/>
  </w:style>
  <w:style w:type="table" w:customStyle="1" w:styleId="TableGrid2">
    <w:name w:val="Table Grid2"/>
    <w:basedOn w:val="TableNormal"/>
    <w:next w:val="TableGrid"/>
    <w:rsid w:val="00722AE3"/>
    <w:pPr>
      <w:jc w:val="both"/>
    </w:pPr>
    <w:rPr>
      <w:rFonts w:ascii="Arial" w:hAnsi="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nhideWhenUsed/>
    <w:qFormat/>
    <w:rsid w:val="00722AE3"/>
    <w:pPr>
      <w:keepNext w:val="0"/>
      <w:keepLines w:val="0"/>
      <w:numPr>
        <w:numId w:val="0"/>
      </w:numPr>
      <w:spacing w:before="300" w:after="40" w:line="360" w:lineRule="auto"/>
      <w:outlineLvl w:val="9"/>
    </w:pPr>
    <w:rPr>
      <w:rFonts w:cs="Times New Roman"/>
      <w:b w:val="0"/>
      <w:bCs w:val="0"/>
      <w:smallCaps/>
      <w:spacing w:val="5"/>
      <w:kern w:val="0"/>
      <w:sz w:val="32"/>
      <w:szCs w:val="32"/>
      <w:lang w:val="en-US" w:eastAsia="en-US" w:bidi="en-US"/>
    </w:rPr>
  </w:style>
  <w:style w:type="paragraph" w:customStyle="1" w:styleId="TOC41">
    <w:name w:val="TOC 41"/>
    <w:basedOn w:val="Normal"/>
    <w:next w:val="Normal"/>
    <w:autoRedefine/>
    <w:uiPriority w:val="39"/>
    <w:unhideWhenUsed/>
    <w:rsid w:val="00722AE3"/>
    <w:pPr>
      <w:spacing w:after="0" w:line="360" w:lineRule="auto"/>
      <w:ind w:left="660"/>
    </w:pPr>
    <w:rPr>
      <w:sz w:val="18"/>
      <w:szCs w:val="18"/>
      <w:lang w:val="en-US" w:eastAsia="en-US"/>
    </w:rPr>
  </w:style>
  <w:style w:type="paragraph" w:customStyle="1" w:styleId="TOC51">
    <w:name w:val="TOC 51"/>
    <w:basedOn w:val="Normal"/>
    <w:next w:val="Normal"/>
    <w:autoRedefine/>
    <w:uiPriority w:val="39"/>
    <w:unhideWhenUsed/>
    <w:rsid w:val="00722AE3"/>
    <w:pPr>
      <w:spacing w:after="0" w:line="360" w:lineRule="auto"/>
      <w:ind w:left="880"/>
    </w:pPr>
    <w:rPr>
      <w:sz w:val="18"/>
      <w:szCs w:val="18"/>
      <w:lang w:val="en-US" w:eastAsia="en-US"/>
    </w:rPr>
  </w:style>
  <w:style w:type="paragraph" w:customStyle="1" w:styleId="TOC61">
    <w:name w:val="TOC 61"/>
    <w:basedOn w:val="Normal"/>
    <w:next w:val="Normal"/>
    <w:autoRedefine/>
    <w:uiPriority w:val="39"/>
    <w:unhideWhenUsed/>
    <w:rsid w:val="00722AE3"/>
    <w:pPr>
      <w:spacing w:after="0" w:line="360" w:lineRule="auto"/>
      <w:ind w:left="1100"/>
    </w:pPr>
    <w:rPr>
      <w:sz w:val="18"/>
      <w:szCs w:val="18"/>
      <w:lang w:val="en-US" w:eastAsia="en-US"/>
    </w:rPr>
  </w:style>
  <w:style w:type="paragraph" w:customStyle="1" w:styleId="TOC71">
    <w:name w:val="TOC 71"/>
    <w:basedOn w:val="Normal"/>
    <w:next w:val="Normal"/>
    <w:autoRedefine/>
    <w:uiPriority w:val="39"/>
    <w:unhideWhenUsed/>
    <w:rsid w:val="00722AE3"/>
    <w:pPr>
      <w:spacing w:after="0" w:line="360" w:lineRule="auto"/>
      <w:ind w:left="1320"/>
    </w:pPr>
    <w:rPr>
      <w:sz w:val="18"/>
      <w:szCs w:val="18"/>
      <w:lang w:val="en-US" w:eastAsia="en-US"/>
    </w:rPr>
  </w:style>
  <w:style w:type="paragraph" w:customStyle="1" w:styleId="TOC81">
    <w:name w:val="TOC 81"/>
    <w:basedOn w:val="Normal"/>
    <w:next w:val="Normal"/>
    <w:autoRedefine/>
    <w:uiPriority w:val="39"/>
    <w:unhideWhenUsed/>
    <w:rsid w:val="00722AE3"/>
    <w:pPr>
      <w:spacing w:after="0" w:line="360" w:lineRule="auto"/>
      <w:ind w:left="1540"/>
    </w:pPr>
    <w:rPr>
      <w:sz w:val="18"/>
      <w:szCs w:val="18"/>
      <w:lang w:val="en-US" w:eastAsia="en-US"/>
    </w:rPr>
  </w:style>
  <w:style w:type="paragraph" w:customStyle="1" w:styleId="TOC91">
    <w:name w:val="TOC 91"/>
    <w:basedOn w:val="Normal"/>
    <w:next w:val="Normal"/>
    <w:autoRedefine/>
    <w:uiPriority w:val="39"/>
    <w:unhideWhenUsed/>
    <w:rsid w:val="00722AE3"/>
    <w:pPr>
      <w:spacing w:after="0" w:line="360" w:lineRule="auto"/>
      <w:ind w:left="1760"/>
    </w:pPr>
    <w:rPr>
      <w:sz w:val="18"/>
      <w:szCs w:val="18"/>
      <w:lang w:val="en-US" w:eastAsia="en-US"/>
    </w:rPr>
  </w:style>
  <w:style w:type="paragraph" w:customStyle="1" w:styleId="Title1">
    <w:name w:val="Title1"/>
    <w:basedOn w:val="Normal"/>
    <w:next w:val="Normal"/>
    <w:qFormat/>
    <w:rsid w:val="00722AE3"/>
    <w:pPr>
      <w:pBdr>
        <w:top w:val="single" w:sz="12" w:space="1" w:color="C0504D"/>
      </w:pBdr>
      <w:jc w:val="right"/>
    </w:pPr>
    <w:rPr>
      <w:smallCaps/>
      <w:sz w:val="48"/>
      <w:szCs w:val="48"/>
      <w:lang w:val="en-US" w:eastAsia="en-US"/>
    </w:rPr>
  </w:style>
  <w:style w:type="character" w:customStyle="1" w:styleId="TitleChar">
    <w:name w:val="Title Char"/>
    <w:basedOn w:val="DefaultParagraphFont"/>
    <w:link w:val="Title"/>
    <w:rsid w:val="00722AE3"/>
    <w:rPr>
      <w:smallCaps/>
      <w:sz w:val="48"/>
      <w:szCs w:val="48"/>
    </w:rPr>
  </w:style>
  <w:style w:type="paragraph" w:customStyle="1" w:styleId="Subtitle1">
    <w:name w:val="Subtitle1"/>
    <w:basedOn w:val="Normal"/>
    <w:next w:val="Normal"/>
    <w:qFormat/>
    <w:rsid w:val="00722AE3"/>
    <w:pPr>
      <w:spacing w:after="720"/>
      <w:jc w:val="right"/>
    </w:pPr>
    <w:rPr>
      <w:sz w:val="20"/>
      <w:lang w:val="en-US" w:eastAsia="en-US"/>
    </w:rPr>
  </w:style>
  <w:style w:type="character" w:customStyle="1" w:styleId="SubtitleChar">
    <w:name w:val="Subtitle Char"/>
    <w:basedOn w:val="DefaultParagraphFont"/>
    <w:link w:val="Subtitle"/>
    <w:rsid w:val="00722AE3"/>
    <w:rPr>
      <w:rFonts w:ascii="Arial" w:eastAsia="Times New Roman" w:hAnsi="Arial" w:cs="Times New Roman"/>
      <w:szCs w:val="22"/>
    </w:rPr>
  </w:style>
  <w:style w:type="paragraph" w:customStyle="1" w:styleId="NoSpacing1">
    <w:name w:val="No Spacing1"/>
    <w:basedOn w:val="Normal"/>
    <w:next w:val="NoSpacing"/>
    <w:link w:val="NoSpacingChar"/>
    <w:qFormat/>
    <w:rsid w:val="00722AE3"/>
    <w:pPr>
      <w:spacing w:after="0"/>
    </w:pPr>
    <w:rPr>
      <w:sz w:val="20"/>
      <w:szCs w:val="20"/>
      <w:lang w:val="en-US" w:eastAsia="en-US"/>
    </w:rPr>
  </w:style>
  <w:style w:type="character" w:customStyle="1" w:styleId="NoSpacingChar">
    <w:name w:val="No Spacing Char"/>
    <w:basedOn w:val="DefaultParagraphFont"/>
    <w:link w:val="NoSpacing1"/>
    <w:rsid w:val="00722AE3"/>
  </w:style>
  <w:style w:type="paragraph" w:customStyle="1" w:styleId="Quote1">
    <w:name w:val="Quote1"/>
    <w:basedOn w:val="Normal"/>
    <w:next w:val="Normal"/>
    <w:uiPriority w:val="29"/>
    <w:qFormat/>
    <w:rsid w:val="00722AE3"/>
    <w:pPr>
      <w:spacing w:line="360" w:lineRule="auto"/>
    </w:pPr>
    <w:rPr>
      <w:i/>
      <w:sz w:val="20"/>
      <w:szCs w:val="20"/>
      <w:lang w:val="en-US" w:eastAsia="en-US"/>
    </w:rPr>
  </w:style>
  <w:style w:type="character" w:customStyle="1" w:styleId="QuoteChar">
    <w:name w:val="Quote Char"/>
    <w:basedOn w:val="DefaultParagraphFont"/>
    <w:link w:val="Quote"/>
    <w:uiPriority w:val="29"/>
    <w:rsid w:val="00722AE3"/>
    <w:rPr>
      <w:i/>
    </w:rPr>
  </w:style>
  <w:style w:type="paragraph" w:customStyle="1" w:styleId="IntenseQuote1">
    <w:name w:val="Intense Quote1"/>
    <w:basedOn w:val="Normal"/>
    <w:next w:val="Normal"/>
    <w:uiPriority w:val="30"/>
    <w:qFormat/>
    <w:rsid w:val="00722AE3"/>
    <w:pPr>
      <w:pBdr>
        <w:top w:val="single" w:sz="8" w:space="10" w:color="943634"/>
        <w:left w:val="single" w:sz="8" w:space="10" w:color="943634"/>
        <w:bottom w:val="single" w:sz="8" w:space="10" w:color="943634"/>
        <w:right w:val="single" w:sz="8" w:space="10" w:color="943634"/>
      </w:pBdr>
      <w:shd w:val="clear" w:color="auto" w:fill="C0504D"/>
      <w:spacing w:before="140" w:after="140" w:line="360" w:lineRule="auto"/>
      <w:ind w:left="1440" w:right="1440"/>
    </w:pPr>
    <w:rPr>
      <w:b/>
      <w:i/>
      <w:color w:val="FFFFFF"/>
      <w:sz w:val="20"/>
      <w:szCs w:val="20"/>
      <w:lang w:val="en-US" w:eastAsia="en-US"/>
    </w:rPr>
  </w:style>
  <w:style w:type="character" w:customStyle="1" w:styleId="IntenseQuoteChar">
    <w:name w:val="Intense Quote Char"/>
    <w:basedOn w:val="DefaultParagraphFont"/>
    <w:link w:val="IntenseQuote"/>
    <w:uiPriority w:val="30"/>
    <w:rsid w:val="00722AE3"/>
    <w:rPr>
      <w:b/>
      <w:i/>
      <w:color w:val="FFFFFF"/>
      <w:shd w:val="clear" w:color="auto" w:fill="C0504D"/>
    </w:rPr>
  </w:style>
  <w:style w:type="character" w:styleId="SubtleEmphasis">
    <w:name w:val="Subtle Emphasis"/>
    <w:uiPriority w:val="19"/>
    <w:qFormat/>
    <w:rsid w:val="00C67062"/>
    <w:rPr>
      <w:rFonts w:asciiTheme="minorBidi" w:hAnsiTheme="minorBidi"/>
      <w:b/>
      <w:i w:val="0"/>
      <w:sz w:val="20"/>
    </w:rPr>
  </w:style>
  <w:style w:type="character" w:customStyle="1" w:styleId="IntenseEmphasis1">
    <w:name w:val="Intense Emphasis1"/>
    <w:uiPriority w:val="21"/>
    <w:qFormat/>
    <w:rsid w:val="00722AE3"/>
    <w:rPr>
      <w:b/>
      <w:i/>
      <w:color w:val="C0504D"/>
      <w:spacing w:val="10"/>
    </w:rPr>
  </w:style>
  <w:style w:type="character" w:styleId="SubtleReference">
    <w:name w:val="Subtle Reference"/>
    <w:qFormat/>
    <w:rsid w:val="00722AE3"/>
    <w:rPr>
      <w:b/>
    </w:rPr>
  </w:style>
  <w:style w:type="character" w:styleId="IntenseReference">
    <w:name w:val="Intense Reference"/>
    <w:uiPriority w:val="32"/>
    <w:qFormat/>
    <w:rsid w:val="00722AE3"/>
    <w:rPr>
      <w:b/>
      <w:bCs/>
      <w:smallCaps/>
      <w:spacing w:val="5"/>
      <w:sz w:val="22"/>
      <w:szCs w:val="22"/>
      <w:u w:val="single"/>
    </w:rPr>
  </w:style>
  <w:style w:type="character" w:customStyle="1" w:styleId="BookTitle1">
    <w:name w:val="Book Title1"/>
    <w:uiPriority w:val="33"/>
    <w:qFormat/>
    <w:rsid w:val="00722AE3"/>
    <w:rPr>
      <w:rFonts w:ascii="Arial" w:eastAsia="Times New Roman" w:hAnsi="Arial" w:cs="Times New Roman"/>
      <w:i/>
      <w:iCs/>
      <w:sz w:val="20"/>
      <w:szCs w:val="20"/>
    </w:rPr>
  </w:style>
  <w:style w:type="paragraph" w:customStyle="1" w:styleId="Paragraphedeliste1">
    <w:name w:val="Paragraphe de liste1"/>
    <w:basedOn w:val="Normal"/>
    <w:rsid w:val="00722AE3"/>
    <w:pPr>
      <w:spacing w:after="0"/>
      <w:ind w:left="720"/>
      <w:jc w:val="left"/>
    </w:pPr>
    <w:rPr>
      <w:rFonts w:ascii="Times New Roman" w:eastAsia="Calibri" w:hAnsi="Times New Roman"/>
      <w:sz w:val="24"/>
      <w:szCs w:val="24"/>
      <w:lang w:val="en-US" w:eastAsia="en-US"/>
    </w:rPr>
  </w:style>
  <w:style w:type="paragraph" w:customStyle="1" w:styleId="Paragraphedeliste2">
    <w:name w:val="Paragraphe de liste2"/>
    <w:basedOn w:val="Normal"/>
    <w:rsid w:val="00722AE3"/>
    <w:pPr>
      <w:spacing w:before="240" w:after="200" w:line="276" w:lineRule="auto"/>
      <w:ind w:left="720"/>
      <w:jc w:val="left"/>
    </w:pPr>
    <w:rPr>
      <w:rFonts w:ascii="Calibri" w:eastAsia="Calibri" w:hAnsi="Calibri" w:cs="Calibri"/>
      <w:lang w:val="en-US" w:eastAsia="en-US"/>
    </w:rPr>
  </w:style>
  <w:style w:type="paragraph" w:customStyle="1" w:styleId="CharChar20">
    <w:name w:val="Char Char2"/>
    <w:basedOn w:val="Normal"/>
    <w:next w:val="Normal"/>
    <w:rsid w:val="00722AE3"/>
    <w:pPr>
      <w:spacing w:after="160" w:line="240" w:lineRule="exact"/>
      <w:jc w:val="left"/>
    </w:pPr>
    <w:rPr>
      <w:rFonts w:ascii="Tahoma" w:eastAsia="Calibri" w:hAnsi="Tahoma" w:cs="Tahoma"/>
      <w:sz w:val="24"/>
      <w:szCs w:val="24"/>
      <w:lang w:val="en-US" w:eastAsia="en-US"/>
    </w:rPr>
  </w:style>
  <w:style w:type="paragraph" w:customStyle="1" w:styleId="Default">
    <w:name w:val="Default"/>
    <w:rsid w:val="00722AE3"/>
    <w:pPr>
      <w:autoSpaceDE w:val="0"/>
      <w:autoSpaceDN w:val="0"/>
      <w:adjustRightInd w:val="0"/>
    </w:pPr>
    <w:rPr>
      <w:rFonts w:ascii="Arial Narrow" w:hAnsi="Arial Narrow" w:cs="Arial Narrow"/>
      <w:color w:val="000000"/>
      <w:sz w:val="24"/>
      <w:szCs w:val="24"/>
      <w:lang w:val="en-US" w:eastAsia="en-US"/>
    </w:rPr>
  </w:style>
  <w:style w:type="character" w:customStyle="1" w:styleId="ft">
    <w:name w:val="ft"/>
    <w:rsid w:val="00722AE3"/>
  </w:style>
  <w:style w:type="table" w:customStyle="1" w:styleId="Listeclaire-Accent31">
    <w:name w:val="Liste claire - Accent 31"/>
    <w:rsid w:val="00722AE3"/>
    <w:rPr>
      <w:rFonts w:eastAsia="Calibri"/>
      <w:lang w:val="en-US" w:eastAsia="en-US"/>
    </w:rPr>
    <w:tblPr>
      <w:tblStyleRowBandSize w:val="1"/>
      <w:tblStyleColBandSize w:val="1"/>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Listeclaire-Accent41">
    <w:name w:val="Liste claire - Accent 41"/>
    <w:rsid w:val="00722AE3"/>
    <w:rPr>
      <w:rFonts w:eastAsia="Calibri"/>
      <w:lang w:val="en-US" w:eastAsia="en-US"/>
    </w:rPr>
    <w:tblPr>
      <w:tblStyleRowBandSize w:val="1"/>
      <w:tblStyleColBandSize w:val="1"/>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style>
  <w:style w:type="table" w:customStyle="1" w:styleId="Listeclaire-Accent51">
    <w:name w:val="Liste claire - Accent 51"/>
    <w:rsid w:val="00722AE3"/>
    <w:rPr>
      <w:rFonts w:eastAsia="Calibri"/>
      <w:lang w:val="en-US" w:eastAsia="en-US"/>
    </w:rPr>
    <w:tblPr>
      <w:tblStyleRowBandSize w:val="1"/>
      <w:tblStyleColBandSize w:val="1"/>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table" w:customStyle="1" w:styleId="Trameclaire-Accent11">
    <w:name w:val="Trame claire - Accent 11"/>
    <w:rsid w:val="00722AE3"/>
    <w:rPr>
      <w:rFonts w:eastAsia="Calibri"/>
      <w:color w:val="365F91"/>
      <w:lang w:val="fr-FR" w:eastAsia="fr-FR"/>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steclaire-Accent11">
    <w:name w:val="Liste claire - Accent 11"/>
    <w:rsid w:val="00722AE3"/>
    <w:rPr>
      <w:rFonts w:eastAsia="Calibri"/>
      <w:lang w:val="fr-FR" w:eastAsia="fr-FR"/>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Listeclaire1">
    <w:name w:val="Liste claire1"/>
    <w:rsid w:val="00722AE3"/>
    <w:rPr>
      <w:rFonts w:eastAsia="Calibri"/>
      <w:lang w:val="fr-FR" w:eastAsia="fr-FR"/>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paragraph" w:styleId="BlockText">
    <w:name w:val="Block Text"/>
    <w:basedOn w:val="Normal"/>
    <w:rsid w:val="00722AE3"/>
    <w:pPr>
      <w:autoSpaceDE w:val="0"/>
      <w:autoSpaceDN w:val="0"/>
      <w:spacing w:after="0"/>
      <w:ind w:left="497" w:right="430"/>
    </w:pPr>
    <w:rPr>
      <w:rFonts w:ascii="Times New Roman" w:eastAsia="Calibri" w:hAnsi="Times New Roman"/>
      <w:b/>
      <w:bCs/>
      <w:sz w:val="24"/>
      <w:szCs w:val="24"/>
      <w:lang w:val="fr-FR" w:eastAsia="fr-FR"/>
    </w:rPr>
  </w:style>
  <w:style w:type="paragraph" w:customStyle="1" w:styleId="Source">
    <w:name w:val="Source"/>
    <w:basedOn w:val="Normal"/>
    <w:autoRedefine/>
    <w:rsid w:val="00722AE3"/>
    <w:pPr>
      <w:numPr>
        <w:numId w:val="58"/>
      </w:numPr>
      <w:autoSpaceDE w:val="0"/>
      <w:autoSpaceDN w:val="0"/>
      <w:spacing w:after="0"/>
      <w:jc w:val="left"/>
    </w:pPr>
    <w:rPr>
      <w:rFonts w:ascii="Times New Roman" w:eastAsia="Calibri" w:hAnsi="Times New Roman"/>
      <w:i/>
      <w:iCs/>
      <w:lang w:val="fr-FR" w:eastAsia="fr-FR"/>
    </w:rPr>
  </w:style>
  <w:style w:type="paragraph" w:customStyle="1" w:styleId="unit">
    <w:name w:val="unité"/>
    <w:basedOn w:val="Normal"/>
    <w:autoRedefine/>
    <w:rsid w:val="00722AE3"/>
    <w:pPr>
      <w:autoSpaceDE w:val="0"/>
      <w:autoSpaceDN w:val="0"/>
      <w:spacing w:after="0"/>
      <w:jc w:val="center"/>
    </w:pPr>
    <w:rPr>
      <w:rFonts w:ascii="Times New Roman" w:eastAsia="Calibri" w:hAnsi="Times New Roman"/>
      <w:sz w:val="20"/>
      <w:szCs w:val="20"/>
      <w:lang w:val="fr-FR" w:eastAsia="fr-FR"/>
    </w:rPr>
  </w:style>
  <w:style w:type="character" w:customStyle="1" w:styleId="DocumentMapChar1">
    <w:name w:val="Document Map Char1"/>
    <w:basedOn w:val="DefaultParagraphFont"/>
    <w:semiHidden/>
    <w:rsid w:val="00722AE3"/>
    <w:rPr>
      <w:rFonts w:ascii="Tahoma" w:hAnsi="Tahoma" w:cs="Tahoma"/>
      <w:sz w:val="16"/>
      <w:szCs w:val="16"/>
    </w:rPr>
  </w:style>
  <w:style w:type="character" w:customStyle="1" w:styleId="DocumentMapChar2">
    <w:name w:val="Document Map Char2"/>
    <w:basedOn w:val="DefaultParagraphFont"/>
    <w:semiHidden/>
    <w:rsid w:val="00722AE3"/>
    <w:rPr>
      <w:rFonts w:ascii="Tahoma" w:eastAsia="Times New Roman" w:hAnsi="Tahoma" w:cs="Tahoma"/>
      <w:sz w:val="24"/>
      <w:szCs w:val="24"/>
      <w:shd w:val="clear" w:color="auto" w:fill="000080"/>
      <w:lang w:eastAsia="fr-FR"/>
    </w:rPr>
  </w:style>
  <w:style w:type="paragraph" w:customStyle="1" w:styleId="xl24">
    <w:name w:val="xl24"/>
    <w:basedOn w:val="Normal"/>
    <w:rsid w:val="00722AE3"/>
    <w:pPr>
      <w:autoSpaceDE w:val="0"/>
      <w:autoSpaceDN w:val="0"/>
      <w:spacing w:before="100" w:after="100"/>
      <w:jc w:val="right"/>
    </w:pPr>
    <w:rPr>
      <w:rFonts w:ascii="Times New Roman" w:eastAsia="Calibri" w:hAnsi="Times New Roman"/>
      <w:b/>
      <w:bCs/>
      <w:i/>
      <w:iCs/>
      <w:sz w:val="24"/>
      <w:szCs w:val="24"/>
      <w:lang w:val="fr-FR" w:eastAsia="fr-FR"/>
    </w:rPr>
  </w:style>
  <w:style w:type="paragraph" w:customStyle="1" w:styleId="xl25">
    <w:name w:val="xl25"/>
    <w:basedOn w:val="Normal"/>
    <w:rsid w:val="00722AE3"/>
    <w:pPr>
      <w:autoSpaceDE w:val="0"/>
      <w:autoSpaceDN w:val="0"/>
      <w:spacing w:before="100" w:after="100"/>
      <w:jc w:val="left"/>
    </w:pPr>
    <w:rPr>
      <w:rFonts w:ascii="Times New Roman" w:eastAsia="Calibri" w:hAnsi="Times New Roman"/>
      <w:b/>
      <w:bCs/>
      <w:sz w:val="24"/>
      <w:szCs w:val="24"/>
      <w:lang w:val="fr-FR" w:eastAsia="fr-FR"/>
    </w:rPr>
  </w:style>
  <w:style w:type="paragraph" w:customStyle="1" w:styleId="xl26">
    <w:name w:val="xl26"/>
    <w:basedOn w:val="Normal"/>
    <w:rsid w:val="00722AE3"/>
    <w:pPr>
      <w:autoSpaceDE w:val="0"/>
      <w:autoSpaceDN w:val="0"/>
      <w:spacing w:before="100" w:after="100"/>
      <w:jc w:val="left"/>
    </w:pPr>
    <w:rPr>
      <w:rFonts w:ascii="Times New Roman" w:eastAsia="Calibri" w:hAnsi="Times New Roman"/>
      <w:b/>
      <w:bCs/>
      <w:i/>
      <w:iCs/>
      <w:sz w:val="24"/>
      <w:szCs w:val="24"/>
      <w:lang w:val="fr-FR" w:eastAsia="fr-FR"/>
    </w:rPr>
  </w:style>
  <w:style w:type="paragraph" w:customStyle="1" w:styleId="xl27">
    <w:name w:val="xl27"/>
    <w:basedOn w:val="Normal"/>
    <w:rsid w:val="00722AE3"/>
    <w:pPr>
      <w:autoSpaceDE w:val="0"/>
      <w:autoSpaceDN w:val="0"/>
      <w:spacing w:before="100" w:after="100"/>
      <w:jc w:val="left"/>
    </w:pPr>
    <w:rPr>
      <w:rFonts w:ascii="Times New Roman" w:eastAsia="Calibri" w:hAnsi="Times New Roman"/>
      <w:b/>
      <w:bCs/>
      <w:sz w:val="24"/>
      <w:szCs w:val="24"/>
      <w:lang w:val="fr-FR" w:eastAsia="fr-FR"/>
    </w:rPr>
  </w:style>
  <w:style w:type="paragraph" w:customStyle="1" w:styleId="xl28">
    <w:name w:val="xl28"/>
    <w:basedOn w:val="Normal"/>
    <w:rsid w:val="00722AE3"/>
    <w:pPr>
      <w:autoSpaceDE w:val="0"/>
      <w:autoSpaceDN w:val="0"/>
      <w:spacing w:before="100" w:after="100"/>
      <w:jc w:val="right"/>
    </w:pPr>
    <w:rPr>
      <w:rFonts w:ascii="Times New Roman" w:eastAsia="Calibri" w:hAnsi="Times New Roman"/>
      <w:i/>
      <w:iCs/>
      <w:sz w:val="24"/>
      <w:szCs w:val="24"/>
      <w:lang w:val="fr-FR" w:eastAsia="fr-FR"/>
    </w:rPr>
  </w:style>
  <w:style w:type="paragraph" w:customStyle="1" w:styleId="xl29">
    <w:name w:val="xl29"/>
    <w:basedOn w:val="Normal"/>
    <w:rsid w:val="00722AE3"/>
    <w:pPr>
      <w:autoSpaceDE w:val="0"/>
      <w:autoSpaceDN w:val="0"/>
      <w:spacing w:before="100" w:after="100"/>
      <w:jc w:val="left"/>
    </w:pPr>
    <w:rPr>
      <w:rFonts w:ascii="Times New Roman" w:eastAsia="Calibri" w:hAnsi="Times New Roman"/>
      <w:sz w:val="24"/>
      <w:szCs w:val="24"/>
      <w:lang w:val="fr-FR" w:eastAsia="fr-FR"/>
    </w:rPr>
  </w:style>
  <w:style w:type="paragraph" w:customStyle="1" w:styleId="xl30">
    <w:name w:val="xl30"/>
    <w:basedOn w:val="Normal"/>
    <w:rsid w:val="00722AE3"/>
    <w:pPr>
      <w:autoSpaceDE w:val="0"/>
      <w:autoSpaceDN w:val="0"/>
      <w:spacing w:before="100" w:after="100"/>
      <w:jc w:val="left"/>
    </w:pPr>
    <w:rPr>
      <w:rFonts w:ascii="Times New Roman" w:eastAsia="Calibri" w:hAnsi="Times New Roman"/>
      <w:i/>
      <w:iCs/>
      <w:sz w:val="24"/>
      <w:szCs w:val="24"/>
      <w:lang w:val="fr-FR" w:eastAsia="fr-FR"/>
    </w:rPr>
  </w:style>
  <w:style w:type="paragraph" w:customStyle="1" w:styleId="xl31">
    <w:name w:val="xl31"/>
    <w:basedOn w:val="Normal"/>
    <w:rsid w:val="00722AE3"/>
    <w:pPr>
      <w:autoSpaceDE w:val="0"/>
      <w:autoSpaceDN w:val="0"/>
      <w:spacing w:before="100" w:after="100"/>
      <w:jc w:val="left"/>
    </w:pPr>
    <w:rPr>
      <w:rFonts w:ascii="Times New Roman" w:eastAsia="Calibri" w:hAnsi="Times New Roman"/>
      <w:sz w:val="24"/>
      <w:szCs w:val="24"/>
      <w:lang w:val="fr-FR" w:eastAsia="fr-FR"/>
    </w:rPr>
  </w:style>
  <w:style w:type="paragraph" w:customStyle="1" w:styleId="xl32">
    <w:name w:val="xl32"/>
    <w:basedOn w:val="Normal"/>
    <w:rsid w:val="00722AE3"/>
    <w:pPr>
      <w:autoSpaceDE w:val="0"/>
      <w:autoSpaceDN w:val="0"/>
      <w:spacing w:before="100" w:after="100"/>
      <w:jc w:val="left"/>
    </w:pPr>
    <w:rPr>
      <w:rFonts w:ascii="Times New Roman" w:eastAsia="Calibri" w:hAnsi="Times New Roman"/>
      <w:i/>
      <w:iCs/>
      <w:sz w:val="24"/>
      <w:szCs w:val="24"/>
      <w:lang w:val="fr-FR" w:eastAsia="fr-FR"/>
    </w:rPr>
  </w:style>
  <w:style w:type="paragraph" w:customStyle="1" w:styleId="xl33">
    <w:name w:val="xl33"/>
    <w:basedOn w:val="Normal"/>
    <w:rsid w:val="00722AE3"/>
    <w:pPr>
      <w:autoSpaceDE w:val="0"/>
      <w:autoSpaceDN w:val="0"/>
      <w:spacing w:before="100" w:after="100"/>
      <w:jc w:val="left"/>
    </w:pPr>
    <w:rPr>
      <w:rFonts w:ascii="Times New Roman" w:eastAsia="Calibri" w:hAnsi="Times New Roman"/>
      <w:b/>
      <w:bCs/>
      <w:sz w:val="24"/>
      <w:szCs w:val="24"/>
      <w:lang w:val="fr-FR" w:eastAsia="fr-FR"/>
    </w:rPr>
  </w:style>
  <w:style w:type="paragraph" w:customStyle="1" w:styleId="xl34">
    <w:name w:val="xl34"/>
    <w:basedOn w:val="Normal"/>
    <w:rsid w:val="00722AE3"/>
    <w:pPr>
      <w:autoSpaceDE w:val="0"/>
      <w:autoSpaceDN w:val="0"/>
      <w:spacing w:before="100" w:after="100"/>
      <w:jc w:val="left"/>
    </w:pPr>
    <w:rPr>
      <w:rFonts w:ascii="Times New Roman" w:eastAsia="Calibri" w:hAnsi="Times New Roman"/>
      <w:b/>
      <w:bCs/>
      <w:sz w:val="24"/>
      <w:szCs w:val="24"/>
      <w:lang w:val="fr-FR" w:eastAsia="fr-FR"/>
    </w:rPr>
  </w:style>
  <w:style w:type="paragraph" w:customStyle="1" w:styleId="xl35">
    <w:name w:val="xl35"/>
    <w:basedOn w:val="Normal"/>
    <w:rsid w:val="00722AE3"/>
    <w:pPr>
      <w:autoSpaceDE w:val="0"/>
      <w:autoSpaceDN w:val="0"/>
      <w:spacing w:before="100" w:after="100"/>
      <w:jc w:val="left"/>
    </w:pPr>
    <w:rPr>
      <w:rFonts w:ascii="Times New Roman" w:eastAsia="Calibri" w:hAnsi="Times New Roman"/>
      <w:color w:val="0000FF"/>
      <w:sz w:val="24"/>
      <w:szCs w:val="24"/>
      <w:lang w:val="fr-FR" w:eastAsia="fr-FR"/>
    </w:rPr>
  </w:style>
  <w:style w:type="paragraph" w:customStyle="1" w:styleId="xl36">
    <w:name w:val="xl36"/>
    <w:basedOn w:val="Normal"/>
    <w:rsid w:val="00722AE3"/>
    <w:pPr>
      <w:autoSpaceDE w:val="0"/>
      <w:autoSpaceDN w:val="0"/>
      <w:spacing w:before="100" w:after="100"/>
      <w:jc w:val="left"/>
    </w:pPr>
    <w:rPr>
      <w:rFonts w:ascii="Times New Roman" w:eastAsia="Calibri" w:hAnsi="Times New Roman"/>
      <w:i/>
      <w:iCs/>
      <w:color w:val="0000FF"/>
      <w:sz w:val="24"/>
      <w:szCs w:val="24"/>
      <w:lang w:val="fr-FR" w:eastAsia="fr-FR"/>
    </w:rPr>
  </w:style>
  <w:style w:type="paragraph" w:customStyle="1" w:styleId="xl37">
    <w:name w:val="xl37"/>
    <w:basedOn w:val="Normal"/>
    <w:rsid w:val="00722AE3"/>
    <w:pPr>
      <w:autoSpaceDE w:val="0"/>
      <w:autoSpaceDN w:val="0"/>
      <w:spacing w:before="100" w:after="100"/>
      <w:jc w:val="left"/>
    </w:pPr>
    <w:rPr>
      <w:rFonts w:ascii="Times New Roman" w:eastAsia="Calibri" w:hAnsi="Times New Roman"/>
      <w:color w:val="0000FF"/>
      <w:sz w:val="24"/>
      <w:szCs w:val="24"/>
      <w:lang w:val="fr-FR" w:eastAsia="fr-FR"/>
    </w:rPr>
  </w:style>
  <w:style w:type="paragraph" w:customStyle="1" w:styleId="xl38">
    <w:name w:val="xl38"/>
    <w:basedOn w:val="Normal"/>
    <w:rsid w:val="00722AE3"/>
    <w:pPr>
      <w:autoSpaceDE w:val="0"/>
      <w:autoSpaceDN w:val="0"/>
      <w:spacing w:before="100" w:after="100"/>
      <w:jc w:val="center"/>
    </w:pPr>
    <w:rPr>
      <w:rFonts w:ascii="Times New Roman" w:eastAsia="Calibri" w:hAnsi="Times New Roman"/>
      <w:b/>
      <w:bCs/>
      <w:sz w:val="28"/>
      <w:szCs w:val="28"/>
      <w:lang w:val="fr-FR" w:eastAsia="fr-FR"/>
    </w:rPr>
  </w:style>
  <w:style w:type="paragraph" w:customStyle="1" w:styleId="xl39">
    <w:name w:val="xl39"/>
    <w:basedOn w:val="Normal"/>
    <w:rsid w:val="00722AE3"/>
    <w:pPr>
      <w:autoSpaceDE w:val="0"/>
      <w:autoSpaceDN w:val="0"/>
      <w:spacing w:before="100" w:after="100"/>
      <w:jc w:val="left"/>
    </w:pPr>
    <w:rPr>
      <w:rFonts w:ascii="Times New Roman" w:eastAsia="Calibri" w:hAnsi="Times New Roman"/>
      <w:i/>
      <w:iCs/>
      <w:sz w:val="24"/>
      <w:szCs w:val="24"/>
      <w:lang w:val="fr-FR" w:eastAsia="fr-FR"/>
    </w:rPr>
  </w:style>
  <w:style w:type="paragraph" w:customStyle="1" w:styleId="xl40">
    <w:name w:val="xl40"/>
    <w:basedOn w:val="Normal"/>
    <w:rsid w:val="00722AE3"/>
    <w:pPr>
      <w:autoSpaceDE w:val="0"/>
      <w:autoSpaceDN w:val="0"/>
      <w:spacing w:before="100" w:after="100"/>
      <w:jc w:val="left"/>
    </w:pPr>
    <w:rPr>
      <w:rFonts w:ascii="Times New Roman" w:eastAsia="Calibri" w:hAnsi="Times New Roman"/>
      <w:i/>
      <w:iCs/>
      <w:sz w:val="24"/>
      <w:szCs w:val="24"/>
      <w:lang w:val="fr-FR" w:eastAsia="fr-FR"/>
    </w:rPr>
  </w:style>
  <w:style w:type="paragraph" w:customStyle="1" w:styleId="xl22">
    <w:name w:val="xl22"/>
    <w:basedOn w:val="Normal"/>
    <w:rsid w:val="00722AE3"/>
    <w:pPr>
      <w:autoSpaceDE w:val="0"/>
      <w:autoSpaceDN w:val="0"/>
      <w:spacing w:before="100" w:after="100"/>
      <w:jc w:val="left"/>
    </w:pPr>
    <w:rPr>
      <w:rFonts w:ascii="Times New Roman" w:eastAsia="Calibri" w:hAnsi="Times New Roman"/>
      <w:b/>
      <w:bCs/>
      <w:sz w:val="24"/>
      <w:szCs w:val="24"/>
      <w:lang w:val="fr-FR" w:eastAsia="fr-FR"/>
    </w:rPr>
  </w:style>
  <w:style w:type="paragraph" w:customStyle="1" w:styleId="xl42">
    <w:name w:val="xl42"/>
    <w:basedOn w:val="Normal"/>
    <w:rsid w:val="00722AE3"/>
    <w:pPr>
      <w:pBdr>
        <w:left w:val="single" w:sz="4" w:space="0" w:color="auto"/>
        <w:bottom w:val="single" w:sz="4" w:space="0" w:color="auto"/>
        <w:right w:val="single" w:sz="4" w:space="0" w:color="auto"/>
      </w:pBdr>
      <w:spacing w:before="100" w:beforeAutospacing="1" w:after="100" w:afterAutospacing="1"/>
      <w:jc w:val="center"/>
      <w:textAlignment w:val="top"/>
    </w:pPr>
    <w:rPr>
      <w:rFonts w:ascii="Tahoma" w:hAnsi="Tahoma" w:cs="Tahoma"/>
      <w:color w:val="000000"/>
      <w:sz w:val="24"/>
      <w:szCs w:val="24"/>
      <w:lang w:val="fr-FR" w:eastAsia="fr-FR"/>
    </w:rPr>
  </w:style>
  <w:style w:type="paragraph" w:customStyle="1" w:styleId="xl43">
    <w:name w:val="xl43"/>
    <w:basedOn w:val="Normal"/>
    <w:rsid w:val="00722AE3"/>
    <w:pPr>
      <w:pBdr>
        <w:top w:val="single" w:sz="4" w:space="0" w:color="auto"/>
        <w:left w:val="single" w:sz="4" w:space="0" w:color="auto"/>
        <w:right w:val="single" w:sz="4" w:space="0" w:color="auto"/>
      </w:pBdr>
      <w:spacing w:before="100" w:beforeAutospacing="1" w:after="100" w:afterAutospacing="1"/>
      <w:jc w:val="left"/>
      <w:textAlignment w:val="top"/>
    </w:pPr>
    <w:rPr>
      <w:rFonts w:ascii="Tahoma" w:hAnsi="Tahoma" w:cs="Tahoma"/>
      <w:color w:val="000000"/>
      <w:sz w:val="24"/>
      <w:szCs w:val="24"/>
      <w:lang w:val="fr-FR" w:eastAsia="fr-FR"/>
    </w:rPr>
  </w:style>
  <w:style w:type="paragraph" w:customStyle="1" w:styleId="xl44">
    <w:name w:val="xl44"/>
    <w:basedOn w:val="Normal"/>
    <w:rsid w:val="00722AE3"/>
    <w:pPr>
      <w:pBdr>
        <w:left w:val="single" w:sz="4" w:space="0" w:color="auto"/>
        <w:right w:val="single" w:sz="4" w:space="0" w:color="auto"/>
      </w:pBdr>
      <w:spacing w:before="100" w:beforeAutospacing="1" w:after="100" w:afterAutospacing="1"/>
      <w:jc w:val="left"/>
      <w:textAlignment w:val="top"/>
    </w:pPr>
    <w:rPr>
      <w:rFonts w:ascii="Tahoma" w:hAnsi="Tahoma" w:cs="Tahoma"/>
      <w:color w:val="000000"/>
      <w:sz w:val="24"/>
      <w:szCs w:val="24"/>
      <w:lang w:val="fr-FR" w:eastAsia="fr-FR"/>
    </w:rPr>
  </w:style>
  <w:style w:type="paragraph" w:customStyle="1" w:styleId="xl45">
    <w:name w:val="xl45"/>
    <w:basedOn w:val="Normal"/>
    <w:rsid w:val="00722AE3"/>
    <w:pPr>
      <w:pBdr>
        <w:left w:val="single" w:sz="4" w:space="0" w:color="auto"/>
        <w:bottom w:val="single" w:sz="4" w:space="0" w:color="auto"/>
        <w:right w:val="single" w:sz="4" w:space="0" w:color="auto"/>
      </w:pBdr>
      <w:spacing w:before="100" w:beforeAutospacing="1" w:after="100" w:afterAutospacing="1"/>
      <w:jc w:val="left"/>
      <w:textAlignment w:val="top"/>
    </w:pPr>
    <w:rPr>
      <w:rFonts w:ascii="Tahoma" w:hAnsi="Tahoma" w:cs="Tahoma"/>
      <w:color w:val="000000"/>
      <w:sz w:val="24"/>
      <w:szCs w:val="24"/>
      <w:lang w:val="fr-FR" w:eastAsia="fr-FR"/>
    </w:rPr>
  </w:style>
  <w:style w:type="paragraph" w:customStyle="1" w:styleId="paragCar">
    <w:name w:val="parag Car"/>
    <w:basedOn w:val="Normal"/>
    <w:link w:val="paragCarCar"/>
    <w:rsid w:val="00722AE3"/>
    <w:pPr>
      <w:spacing w:after="0"/>
    </w:pPr>
    <w:rPr>
      <w:rFonts w:ascii="Times New Roman" w:eastAsia="Calibri" w:hAnsi="Times New Roman"/>
      <w:sz w:val="24"/>
      <w:szCs w:val="24"/>
      <w:lang w:val="fr-FR" w:eastAsia="fr-FR"/>
    </w:rPr>
  </w:style>
  <w:style w:type="character" w:customStyle="1" w:styleId="paragCarCar">
    <w:name w:val="parag Car Car"/>
    <w:basedOn w:val="DefaultParagraphFont"/>
    <w:link w:val="paragCar"/>
    <w:locked/>
    <w:rsid w:val="00722AE3"/>
    <w:rPr>
      <w:rFonts w:eastAsia="Calibri"/>
      <w:sz w:val="24"/>
      <w:szCs w:val="24"/>
      <w:lang w:val="fr-FR" w:eastAsia="fr-FR"/>
    </w:rPr>
  </w:style>
  <w:style w:type="paragraph" w:customStyle="1" w:styleId="chap">
    <w:name w:val="chap"/>
    <w:basedOn w:val="Heading1"/>
    <w:rsid w:val="00722AE3"/>
    <w:pPr>
      <w:keepLines w:val="0"/>
      <w:numPr>
        <w:numId w:val="0"/>
      </w:numPr>
      <w:spacing w:before="0" w:after="0" w:line="240" w:lineRule="auto"/>
    </w:pPr>
    <w:rPr>
      <w:rFonts w:ascii="Times New Roman" w:eastAsia="Calibri" w:hAnsi="Times New Roman" w:cs="Times New Roman"/>
      <w:caps/>
      <w:kern w:val="0"/>
      <w:sz w:val="28"/>
      <w:szCs w:val="28"/>
      <w:lang w:val="fr-FR" w:eastAsia="fr-FR"/>
    </w:rPr>
  </w:style>
  <w:style w:type="paragraph" w:customStyle="1" w:styleId="Style2">
    <w:name w:val="Style2"/>
    <w:basedOn w:val="Normal"/>
    <w:rsid w:val="00722AE3"/>
    <w:pPr>
      <w:autoSpaceDE w:val="0"/>
      <w:autoSpaceDN w:val="0"/>
      <w:spacing w:after="0"/>
      <w:jc w:val="right"/>
    </w:pPr>
    <w:rPr>
      <w:rFonts w:ascii="Times New Roman" w:eastAsia="Calibri" w:hAnsi="Times New Roman"/>
      <w:b/>
      <w:bCs/>
      <w:sz w:val="16"/>
      <w:szCs w:val="16"/>
      <w:lang w:val="fr-FR" w:eastAsia="fr-FR"/>
    </w:rPr>
  </w:style>
  <w:style w:type="paragraph" w:customStyle="1" w:styleId="StyleJustifi">
    <w:name w:val="Style Justifié"/>
    <w:basedOn w:val="Normal"/>
    <w:rsid w:val="00722AE3"/>
    <w:rPr>
      <w:rFonts w:ascii="Times New Roman" w:eastAsia="Calibri" w:hAnsi="Times New Roman"/>
      <w:sz w:val="24"/>
      <w:szCs w:val="24"/>
      <w:lang w:val="fr-FR" w:eastAsia="fr-FR"/>
    </w:rPr>
  </w:style>
  <w:style w:type="paragraph" w:customStyle="1" w:styleId="Stylelist2Car">
    <w:name w:val="Stylelist 2 Car"/>
    <w:basedOn w:val="Normal"/>
    <w:link w:val="Stylelist2CarCar"/>
    <w:rsid w:val="00722AE3"/>
    <w:pPr>
      <w:tabs>
        <w:tab w:val="num" w:pos="720"/>
      </w:tabs>
      <w:autoSpaceDE w:val="0"/>
      <w:autoSpaceDN w:val="0"/>
      <w:spacing w:after="0"/>
      <w:ind w:left="720" w:hanging="360"/>
      <w:jc w:val="left"/>
    </w:pPr>
    <w:rPr>
      <w:rFonts w:ascii="Times New Roman" w:eastAsia="Calibri" w:hAnsi="Times New Roman"/>
      <w:sz w:val="24"/>
      <w:szCs w:val="24"/>
      <w:lang w:val="fr-FR" w:eastAsia="fr-FR"/>
    </w:rPr>
  </w:style>
  <w:style w:type="character" w:customStyle="1" w:styleId="Stylelist2CarCar">
    <w:name w:val="Stylelist 2 Car Car"/>
    <w:basedOn w:val="DefaultParagraphFont"/>
    <w:link w:val="Stylelist2Car"/>
    <w:locked/>
    <w:rsid w:val="00722AE3"/>
    <w:rPr>
      <w:rFonts w:eastAsia="Calibri"/>
      <w:sz w:val="24"/>
      <w:szCs w:val="24"/>
      <w:lang w:val="fr-FR" w:eastAsia="fr-FR"/>
    </w:rPr>
  </w:style>
  <w:style w:type="paragraph" w:customStyle="1" w:styleId="StyleJustifi1">
    <w:name w:val="Style Justifié1"/>
    <w:basedOn w:val="Normal"/>
    <w:rsid w:val="00722AE3"/>
    <w:pPr>
      <w:autoSpaceDE w:val="0"/>
      <w:autoSpaceDN w:val="0"/>
    </w:pPr>
    <w:rPr>
      <w:rFonts w:ascii="Times New Roman" w:eastAsia="Calibri" w:hAnsi="Times New Roman"/>
      <w:sz w:val="24"/>
      <w:szCs w:val="24"/>
      <w:lang w:val="fr-FR" w:eastAsia="fr-FR"/>
    </w:rPr>
  </w:style>
  <w:style w:type="paragraph" w:customStyle="1" w:styleId="StyleLatinArialComplexeArialLatinGrasSoulignement">
    <w:name w:val="Style (Latin) Arial (Complexe) Arial (Latin) Gras Soulignement ..."/>
    <w:basedOn w:val="Normal"/>
    <w:rsid w:val="00722AE3"/>
    <w:pPr>
      <w:autoSpaceDE w:val="0"/>
      <w:autoSpaceDN w:val="0"/>
      <w:spacing w:before="60" w:after="0"/>
      <w:ind w:left="425" w:hanging="425"/>
    </w:pPr>
    <w:rPr>
      <w:rFonts w:ascii="Tahoma" w:eastAsia="Calibri" w:hAnsi="Tahoma" w:cs="Tahoma"/>
      <w:b/>
      <w:bCs/>
      <w:sz w:val="21"/>
      <w:szCs w:val="21"/>
      <w:u w:val="single"/>
      <w:lang w:val="fr-FR" w:eastAsia="fr-FR"/>
    </w:rPr>
  </w:style>
  <w:style w:type="paragraph" w:customStyle="1" w:styleId="StyleJustifiAvant6pt">
    <w:name w:val="Style Justifié Avant : 6 pt"/>
    <w:basedOn w:val="Normal"/>
    <w:rsid w:val="00722AE3"/>
    <w:pPr>
      <w:autoSpaceDE w:val="0"/>
      <w:autoSpaceDN w:val="0"/>
    </w:pPr>
    <w:rPr>
      <w:rFonts w:ascii="Times New Roman" w:eastAsia="Calibri" w:hAnsi="Times New Roman"/>
      <w:sz w:val="24"/>
      <w:szCs w:val="24"/>
      <w:lang w:val="fr-FR" w:eastAsia="fr-FR"/>
    </w:rPr>
  </w:style>
  <w:style w:type="paragraph" w:customStyle="1" w:styleId="StyleStyleJustifiAvant6pt">
    <w:name w:val="Style Style Justifié + Avant : 6 pt"/>
    <w:basedOn w:val="StyleJustifi"/>
    <w:rsid w:val="00722AE3"/>
  </w:style>
  <w:style w:type="paragraph" w:customStyle="1" w:styleId="StyleStylelist2LatinGrasComplexeItaliqueCar">
    <w:name w:val="Style Stylelist 2 + (Latin) Gras (Complexe) Italique Car"/>
    <w:basedOn w:val="Stylelist2Car"/>
    <w:link w:val="StyleStylelist2LatinGrasComplexeItaliqueCarCar"/>
    <w:rsid w:val="00722AE3"/>
  </w:style>
  <w:style w:type="character" w:customStyle="1" w:styleId="StyleStylelist2LatinGrasComplexeItaliqueCarCar">
    <w:name w:val="Style Stylelist 2 + (Latin) Gras (Complexe) Italique Car Car"/>
    <w:basedOn w:val="Stylelist2CarCar"/>
    <w:link w:val="StyleStylelist2LatinGrasComplexeItaliqueCar"/>
    <w:locked/>
    <w:rsid w:val="00722AE3"/>
    <w:rPr>
      <w:rFonts w:eastAsia="Calibri"/>
      <w:sz w:val="24"/>
      <w:szCs w:val="24"/>
      <w:lang w:val="fr-FR" w:eastAsia="fr-FR"/>
    </w:rPr>
  </w:style>
  <w:style w:type="paragraph" w:customStyle="1" w:styleId="StyleStyleJustifiAvant6pt1">
    <w:name w:val="Style Style Justifié + Avant : 6 pt1"/>
    <w:basedOn w:val="StyleJustifi"/>
    <w:rsid w:val="00722AE3"/>
  </w:style>
  <w:style w:type="paragraph" w:customStyle="1" w:styleId="StyleparagComplexeGrasComplexeItaliqueCarCarCarCarCarCarCarCarCarCarCarCarCarCarCarCarCarCarCarCarCar">
    <w:name w:val="Style parag + (Complexe) Gras (Complexe) Italique Car Car Car Car Car Car Car Car Car Car Car Car Car Car Car Car Car Car Car Car Car"/>
    <w:basedOn w:val="paragCar"/>
    <w:link w:val="StyleparagComplexeGrasComplexeItaliqueCarCarCarCarCarCarCarCarCarCarCarCarCarCarCarCarCarCarCarCarCarCar"/>
    <w:rsid w:val="00722AE3"/>
    <w:rPr>
      <w:sz w:val="23"/>
      <w:szCs w:val="23"/>
    </w:rPr>
  </w:style>
  <w:style w:type="character" w:customStyle="1" w:styleId="StyleparagComplexeGrasComplexeItaliqueCarCarCarCarCarCarCarCarCarCarCarCarCarCarCarCarCarCarCarCarCarCar">
    <w:name w:val="Style parag + (Complexe) Gras (Complexe) Italique Car Car Car Car Car Car Car Car Car Car Car Car Car Car Car Car Car Car Car Car Car Car"/>
    <w:basedOn w:val="paragCarCar"/>
    <w:link w:val="StyleparagComplexeGrasComplexeItaliqueCarCarCarCarCarCarCarCarCarCarCarCarCarCarCarCarCarCarCarCarCar"/>
    <w:locked/>
    <w:rsid w:val="00722AE3"/>
    <w:rPr>
      <w:rFonts w:eastAsia="Calibri"/>
      <w:sz w:val="23"/>
      <w:szCs w:val="23"/>
      <w:lang w:val="fr-FR" w:eastAsia="fr-FR"/>
    </w:rPr>
  </w:style>
  <w:style w:type="paragraph" w:customStyle="1" w:styleId="StyleTitre2LatinTahomaComplexeTahoma12ptItalique">
    <w:name w:val="Style Titre 2 + (Latin) Tahoma (Complexe) Tahoma 12 pt Italique..."/>
    <w:basedOn w:val="Heading2"/>
    <w:rsid w:val="00722AE3"/>
    <w:pPr>
      <w:numPr>
        <w:ilvl w:val="0"/>
        <w:numId w:val="0"/>
      </w:numPr>
      <w:autoSpaceDE w:val="0"/>
      <w:autoSpaceDN w:val="0"/>
      <w:spacing w:before="80" w:after="60"/>
    </w:pPr>
    <w:rPr>
      <w:rFonts w:ascii="Tahoma" w:eastAsia="Calibri" w:hAnsi="Tahoma" w:cs="Tahoma"/>
      <w:i/>
      <w:sz w:val="24"/>
      <w:szCs w:val="24"/>
      <w:lang w:val="fr-FR" w:eastAsia="fr-FR"/>
    </w:rPr>
  </w:style>
  <w:style w:type="paragraph" w:customStyle="1" w:styleId="StyleTitre2LatinTahomaComplexeTahoma12ptItalique1">
    <w:name w:val="Style Titre 2 + (Latin) Tahoma (Complexe) Tahoma 12 pt Italique...1"/>
    <w:basedOn w:val="Heading2"/>
    <w:rsid w:val="00722AE3"/>
    <w:pPr>
      <w:numPr>
        <w:ilvl w:val="0"/>
        <w:numId w:val="0"/>
      </w:numPr>
      <w:autoSpaceDE w:val="0"/>
      <w:autoSpaceDN w:val="0"/>
      <w:spacing w:before="120" w:after="60"/>
    </w:pPr>
    <w:rPr>
      <w:rFonts w:ascii="Tahoma" w:eastAsia="Calibri" w:hAnsi="Tahoma" w:cs="Tahoma"/>
      <w:i/>
      <w:sz w:val="24"/>
      <w:szCs w:val="24"/>
      <w:lang w:val="fr-FR" w:eastAsia="fr-FR"/>
    </w:rPr>
  </w:style>
  <w:style w:type="paragraph" w:customStyle="1" w:styleId="StyleStyleJustifiItaliqueSoulignementAvant6ptAprs">
    <w:name w:val="Style Style Justifié + Italique Soulignement  Avant : 6 pt Après..."/>
    <w:basedOn w:val="StyleJustifi"/>
    <w:rsid w:val="00722AE3"/>
  </w:style>
  <w:style w:type="paragraph" w:customStyle="1" w:styleId="parag">
    <w:name w:val="parag"/>
    <w:basedOn w:val="Normal"/>
    <w:rsid w:val="00722AE3"/>
    <w:pPr>
      <w:spacing w:after="0"/>
    </w:pPr>
    <w:rPr>
      <w:rFonts w:ascii="Times New Roman" w:eastAsia="Calibri" w:hAnsi="Times New Roman"/>
      <w:sz w:val="24"/>
      <w:szCs w:val="24"/>
      <w:lang w:val="fr-FR" w:eastAsia="fr-FR"/>
    </w:rPr>
  </w:style>
  <w:style w:type="paragraph" w:customStyle="1" w:styleId="Stylelist2">
    <w:name w:val="Stylelist 2"/>
    <w:basedOn w:val="Normal"/>
    <w:rsid w:val="00722AE3"/>
    <w:pPr>
      <w:tabs>
        <w:tab w:val="num" w:pos="720"/>
      </w:tabs>
      <w:autoSpaceDE w:val="0"/>
      <w:autoSpaceDN w:val="0"/>
      <w:spacing w:after="0"/>
      <w:ind w:left="720" w:hanging="360"/>
      <w:jc w:val="left"/>
    </w:pPr>
    <w:rPr>
      <w:rFonts w:ascii="Times New Roman" w:eastAsia="Calibri" w:hAnsi="Times New Roman"/>
      <w:sz w:val="24"/>
      <w:szCs w:val="24"/>
      <w:lang w:val="fr-FR" w:eastAsia="fr-FR"/>
    </w:rPr>
  </w:style>
  <w:style w:type="paragraph" w:customStyle="1" w:styleId="StyleStylelist2LatinGrasComplexeItalique">
    <w:name w:val="Style Stylelist 2 + (Latin) Gras (Complexe) Italique"/>
    <w:basedOn w:val="Stylelist2"/>
    <w:rsid w:val="00722AE3"/>
  </w:style>
  <w:style w:type="paragraph" w:customStyle="1" w:styleId="StyleparagComplexeGrasComplexeItaliqueCarCarCarCarCarCarCarCarCarCarCarCarCarCarCarCarCarCarCarCar">
    <w:name w:val="Style parag + (Complexe) Gras (Complexe) Italique Car Car Car Car Car Car Car Car Car Car Car Car Car Car Car Car Car Car Car Car"/>
    <w:basedOn w:val="parag"/>
    <w:rsid w:val="00722AE3"/>
    <w:rPr>
      <w:sz w:val="23"/>
      <w:szCs w:val="23"/>
    </w:rPr>
  </w:style>
  <w:style w:type="paragraph" w:customStyle="1" w:styleId="StyleparagAprs5pt">
    <w:name w:val="Style parag + Après : 5 pt"/>
    <w:basedOn w:val="parag"/>
    <w:rsid w:val="00722AE3"/>
    <w:pPr>
      <w:spacing w:after="80"/>
    </w:pPr>
  </w:style>
  <w:style w:type="paragraph" w:styleId="Title">
    <w:name w:val="Title"/>
    <w:basedOn w:val="Normal"/>
    <w:next w:val="Normal"/>
    <w:link w:val="TitleChar"/>
    <w:qFormat/>
    <w:rsid w:val="00722AE3"/>
    <w:pPr>
      <w:pBdr>
        <w:bottom w:val="single" w:sz="8" w:space="4" w:color="4F81BD" w:themeColor="accent1"/>
      </w:pBdr>
      <w:spacing w:after="300"/>
      <w:contextualSpacing/>
    </w:pPr>
    <w:rPr>
      <w:rFonts w:ascii="Times New Roman" w:hAnsi="Times New Roman"/>
      <w:smallCaps/>
      <w:sz w:val="48"/>
      <w:szCs w:val="48"/>
      <w:lang w:val="de-CH" w:eastAsia="zh-CN"/>
    </w:rPr>
  </w:style>
  <w:style w:type="character" w:customStyle="1" w:styleId="TitleChar1">
    <w:name w:val="Title Char1"/>
    <w:basedOn w:val="DefaultParagraphFont"/>
    <w:uiPriority w:val="10"/>
    <w:rsid w:val="00722AE3"/>
    <w:rPr>
      <w:rFonts w:asciiTheme="majorHAnsi" w:eastAsiaTheme="majorEastAsia" w:hAnsiTheme="majorHAnsi" w:cstheme="majorBidi"/>
      <w:color w:val="17365D" w:themeColor="text2" w:themeShade="BF"/>
      <w:spacing w:val="5"/>
      <w:kern w:val="28"/>
      <w:sz w:val="52"/>
      <w:szCs w:val="52"/>
      <w:lang w:val="en-GB" w:eastAsia="de-DE"/>
    </w:rPr>
  </w:style>
  <w:style w:type="paragraph" w:styleId="Subtitle">
    <w:name w:val="Subtitle"/>
    <w:basedOn w:val="Normal"/>
    <w:next w:val="Normal"/>
    <w:link w:val="SubtitleChar"/>
    <w:qFormat/>
    <w:rsid w:val="00722AE3"/>
    <w:pPr>
      <w:numPr>
        <w:ilvl w:val="1"/>
      </w:numPr>
    </w:pPr>
    <w:rPr>
      <w:sz w:val="20"/>
      <w:lang w:val="de-CH" w:eastAsia="zh-CN"/>
    </w:rPr>
  </w:style>
  <w:style w:type="character" w:customStyle="1" w:styleId="SubtitleChar1">
    <w:name w:val="Subtitle Char1"/>
    <w:basedOn w:val="DefaultParagraphFont"/>
    <w:uiPriority w:val="11"/>
    <w:rsid w:val="00722AE3"/>
    <w:rPr>
      <w:rFonts w:asciiTheme="majorHAnsi" w:eastAsiaTheme="majorEastAsia" w:hAnsiTheme="majorHAnsi" w:cstheme="majorBidi"/>
      <w:i/>
      <w:iCs/>
      <w:color w:val="4F81BD" w:themeColor="accent1"/>
      <w:spacing w:val="15"/>
      <w:sz w:val="24"/>
      <w:szCs w:val="24"/>
      <w:lang w:val="en-GB" w:eastAsia="de-DE"/>
    </w:rPr>
  </w:style>
  <w:style w:type="paragraph" w:styleId="NoSpacing">
    <w:name w:val="No Spacing"/>
    <w:uiPriority w:val="1"/>
    <w:qFormat/>
    <w:rsid w:val="00722AE3"/>
    <w:pPr>
      <w:jc w:val="both"/>
    </w:pPr>
    <w:rPr>
      <w:rFonts w:ascii="Arial" w:hAnsi="Arial"/>
      <w:sz w:val="22"/>
      <w:szCs w:val="22"/>
      <w:lang w:val="en-GB" w:eastAsia="de-DE"/>
    </w:rPr>
  </w:style>
  <w:style w:type="paragraph" w:styleId="Quote">
    <w:name w:val="Quote"/>
    <w:basedOn w:val="Normal"/>
    <w:next w:val="Normal"/>
    <w:link w:val="QuoteChar"/>
    <w:uiPriority w:val="29"/>
    <w:qFormat/>
    <w:rsid w:val="00722AE3"/>
    <w:rPr>
      <w:rFonts w:ascii="Times New Roman" w:hAnsi="Times New Roman"/>
      <w:i/>
      <w:sz w:val="20"/>
      <w:szCs w:val="20"/>
      <w:lang w:val="de-CH" w:eastAsia="zh-CN"/>
    </w:rPr>
  </w:style>
  <w:style w:type="character" w:customStyle="1" w:styleId="QuoteChar1">
    <w:name w:val="Quote Char1"/>
    <w:basedOn w:val="DefaultParagraphFont"/>
    <w:uiPriority w:val="29"/>
    <w:rsid w:val="00722AE3"/>
    <w:rPr>
      <w:rFonts w:ascii="Arial" w:hAnsi="Arial"/>
      <w:i/>
      <w:iCs/>
      <w:color w:val="000000" w:themeColor="text1"/>
      <w:sz w:val="22"/>
      <w:szCs w:val="22"/>
      <w:lang w:val="en-GB" w:eastAsia="de-DE"/>
    </w:rPr>
  </w:style>
  <w:style w:type="paragraph" w:styleId="IntenseQuote">
    <w:name w:val="Intense Quote"/>
    <w:basedOn w:val="Normal"/>
    <w:next w:val="Normal"/>
    <w:link w:val="IntenseQuoteChar"/>
    <w:uiPriority w:val="30"/>
    <w:qFormat/>
    <w:rsid w:val="00722AE3"/>
    <w:pPr>
      <w:pBdr>
        <w:bottom w:val="single" w:sz="4" w:space="4" w:color="4F81BD" w:themeColor="accent1"/>
      </w:pBdr>
      <w:spacing w:before="200" w:after="280"/>
      <w:ind w:left="936" w:right="936"/>
    </w:pPr>
    <w:rPr>
      <w:rFonts w:ascii="Times New Roman" w:hAnsi="Times New Roman"/>
      <w:b/>
      <w:i/>
      <w:color w:val="FFFFFF"/>
      <w:sz w:val="20"/>
      <w:szCs w:val="20"/>
      <w:lang w:val="de-CH" w:eastAsia="zh-CN"/>
    </w:rPr>
  </w:style>
  <w:style w:type="character" w:customStyle="1" w:styleId="IntenseQuoteChar1">
    <w:name w:val="Intense Quote Char1"/>
    <w:basedOn w:val="DefaultParagraphFont"/>
    <w:uiPriority w:val="30"/>
    <w:rsid w:val="00722AE3"/>
    <w:rPr>
      <w:rFonts w:ascii="Arial" w:hAnsi="Arial"/>
      <w:b/>
      <w:bCs/>
      <w:i/>
      <w:iCs/>
      <w:color w:val="4F81BD" w:themeColor="accent1"/>
      <w:sz w:val="22"/>
      <w:szCs w:val="22"/>
      <w:lang w:val="en-GB" w:eastAsia="de-DE"/>
    </w:rPr>
  </w:style>
  <w:style w:type="character" w:styleId="IntenseEmphasis">
    <w:name w:val="Intense Emphasis"/>
    <w:basedOn w:val="DefaultParagraphFont"/>
    <w:uiPriority w:val="21"/>
    <w:qFormat/>
    <w:rsid w:val="00722AE3"/>
    <w:rPr>
      <w:b/>
      <w:bCs/>
      <w:i/>
      <w:iCs/>
      <w:color w:val="4F81BD" w:themeColor="accent1"/>
    </w:rPr>
  </w:style>
  <w:style w:type="character" w:styleId="BookTitle">
    <w:name w:val="Book Title"/>
    <w:basedOn w:val="DefaultParagraphFont"/>
    <w:uiPriority w:val="33"/>
    <w:qFormat/>
    <w:rsid w:val="00722AE3"/>
    <w:rPr>
      <w:b/>
      <w:bCs/>
      <w:smallCaps/>
      <w:spacing w:val="5"/>
    </w:rPr>
  </w:style>
  <w:style w:type="paragraph" w:customStyle="1" w:styleId="Grillemoyenne21">
    <w:name w:val="Grille moyenne 21"/>
    <w:uiPriority w:val="1"/>
    <w:qFormat/>
    <w:rsid w:val="000A2874"/>
    <w:rPr>
      <w:rFonts w:ascii="Calibri" w:eastAsia="Calibri" w:hAnsi="Calibri" w:cs="Calibri"/>
      <w:sz w:val="22"/>
      <w:szCs w:val="22"/>
      <w:lang w:val="en-US" w:eastAsia="en-US"/>
    </w:rPr>
  </w:style>
  <w:style w:type="table" w:customStyle="1" w:styleId="Grilledutableau1">
    <w:name w:val="Grille du tableau1"/>
    <w:basedOn w:val="TableNormal"/>
    <w:next w:val="TableGrid"/>
    <w:uiPriority w:val="59"/>
    <w:rsid w:val="00B309E8"/>
    <w:rPr>
      <w:rFonts w:asciiTheme="minorHAnsi" w:eastAsiaTheme="minorHAnsi" w:hAnsiTheme="minorHAnsi" w:cstheme="minorBid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9F47F5"/>
    <w:rPr>
      <w:rFonts w:ascii="Calibri" w:eastAsia="Calibri" w:hAnsi="Calibri" w:cs="Arial"/>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500006"/>
    <w:rPr>
      <w:rFonts w:ascii="Calibri" w:eastAsia="Calibri" w:hAnsi="Calibri" w:cs="Arial"/>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F2BF0"/>
    <w:rPr>
      <w:rFonts w:ascii="Calibri" w:eastAsia="Calibri" w:hAnsi="Calibri" w:cs="Arial"/>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3F695C"/>
    <w:rPr>
      <w:rFonts w:ascii="Calibri" w:eastAsia="Calibri" w:hAnsi="Calibri" w:cs="Arial"/>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67062"/>
    <w:pPr>
      <w:numPr>
        <w:numId w:val="0"/>
      </w:numPr>
      <w:spacing w:after="0" w:line="259" w:lineRule="auto"/>
      <w:outlineLvl w:val="9"/>
    </w:pPr>
    <w:rPr>
      <w:rFonts w:asciiTheme="majorHAnsi" w:eastAsiaTheme="majorEastAsia" w:hAnsiTheme="majorHAnsi" w:cstheme="majorBidi"/>
      <w:b w:val="0"/>
      <w:bCs w:val="0"/>
      <w:color w:val="365F91" w:themeColor="accent1" w:themeShade="BF"/>
      <w:kern w:val="0"/>
      <w:sz w:val="32"/>
      <w:szCs w:val="32"/>
      <w:lang w:val="fr-FR" w:eastAsia="fr-FR"/>
    </w:rPr>
  </w:style>
  <w:style w:type="character" w:styleId="UnresolvedMention">
    <w:name w:val="Unresolved Mention"/>
    <w:basedOn w:val="DefaultParagraphFont"/>
    <w:uiPriority w:val="99"/>
    <w:semiHidden/>
    <w:unhideWhenUsed/>
    <w:rsid w:val="00AD06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667092">
      <w:bodyDiv w:val="1"/>
      <w:marLeft w:val="0"/>
      <w:marRight w:val="0"/>
      <w:marTop w:val="0"/>
      <w:marBottom w:val="0"/>
      <w:divBdr>
        <w:top w:val="none" w:sz="0" w:space="0" w:color="auto"/>
        <w:left w:val="none" w:sz="0" w:space="0" w:color="auto"/>
        <w:bottom w:val="none" w:sz="0" w:space="0" w:color="auto"/>
        <w:right w:val="none" w:sz="0" w:space="0" w:color="auto"/>
      </w:divBdr>
    </w:div>
    <w:div w:id="1363482269">
      <w:bodyDiv w:val="1"/>
      <w:marLeft w:val="0"/>
      <w:marRight w:val="0"/>
      <w:marTop w:val="0"/>
      <w:marBottom w:val="0"/>
      <w:divBdr>
        <w:top w:val="none" w:sz="0" w:space="0" w:color="auto"/>
        <w:left w:val="none" w:sz="0" w:space="0" w:color="auto"/>
        <w:bottom w:val="none" w:sz="0" w:space="0" w:color="auto"/>
        <w:right w:val="none" w:sz="0" w:space="0" w:color="auto"/>
      </w:divBdr>
    </w:div>
    <w:div w:id="1369142579">
      <w:bodyDiv w:val="1"/>
      <w:marLeft w:val="0"/>
      <w:marRight w:val="0"/>
      <w:marTop w:val="0"/>
      <w:marBottom w:val="0"/>
      <w:divBdr>
        <w:top w:val="none" w:sz="0" w:space="0" w:color="auto"/>
        <w:left w:val="none" w:sz="0" w:space="0" w:color="auto"/>
        <w:bottom w:val="none" w:sz="0" w:space="0" w:color="auto"/>
        <w:right w:val="none" w:sz="0" w:space="0" w:color="auto"/>
      </w:divBdr>
    </w:div>
    <w:div w:id="1497720963">
      <w:bodyDiv w:val="1"/>
      <w:marLeft w:val="0"/>
      <w:marRight w:val="0"/>
      <w:marTop w:val="0"/>
      <w:marBottom w:val="0"/>
      <w:divBdr>
        <w:top w:val="none" w:sz="0" w:space="0" w:color="auto"/>
        <w:left w:val="none" w:sz="0" w:space="0" w:color="auto"/>
        <w:bottom w:val="none" w:sz="0" w:space="0" w:color="auto"/>
        <w:right w:val="none" w:sz="0" w:space="0" w:color="auto"/>
      </w:divBdr>
    </w:div>
    <w:div w:id="205534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www.dropbox.com/s/te38jwo0b0ze15n/Certificates2017_11_12.pdf?dl=0" TargetMode="External"/><Relationship Id="rId2" Type="http://schemas.openxmlformats.org/officeDocument/2006/relationships/numbering" Target="numbering.xml"/><Relationship Id="rId16" Type="http://schemas.openxmlformats.org/officeDocument/2006/relationships/image" Target="media/image3.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s>
</file>

<file path=word/_rels/footer3.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1F467B-40BC-2B47-B015-437294E6B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6069</Words>
  <Characters>34595</Characters>
  <Application>Microsoft Office Word</Application>
  <DocSecurity>0</DocSecurity>
  <Lines>288</Lines>
  <Paragraphs>81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Swiss Centre for International Health</vt:lpstr>
      <vt:lpstr>Swiss Centre for International Health</vt:lpstr>
    </vt:vector>
  </TitlesOfParts>
  <Company>Swiss TPH, SCIH</Company>
  <LinksUpToDate>false</LinksUpToDate>
  <CharactersWithSpaces>40583</CharactersWithSpaces>
  <SharedDoc>false</SharedDoc>
  <HLinks>
    <vt:vector size="42" baseType="variant">
      <vt:variant>
        <vt:i4>1310770</vt:i4>
      </vt:variant>
      <vt:variant>
        <vt:i4>32</vt:i4>
      </vt:variant>
      <vt:variant>
        <vt:i4>0</vt:i4>
      </vt:variant>
      <vt:variant>
        <vt:i4>5</vt:i4>
      </vt:variant>
      <vt:variant>
        <vt:lpwstr/>
      </vt:variant>
      <vt:variant>
        <vt:lpwstr>_Toc282765490</vt:lpwstr>
      </vt:variant>
      <vt:variant>
        <vt:i4>1376306</vt:i4>
      </vt:variant>
      <vt:variant>
        <vt:i4>26</vt:i4>
      </vt:variant>
      <vt:variant>
        <vt:i4>0</vt:i4>
      </vt:variant>
      <vt:variant>
        <vt:i4>5</vt:i4>
      </vt:variant>
      <vt:variant>
        <vt:lpwstr/>
      </vt:variant>
      <vt:variant>
        <vt:lpwstr>_Toc282765489</vt:lpwstr>
      </vt:variant>
      <vt:variant>
        <vt:i4>1376306</vt:i4>
      </vt:variant>
      <vt:variant>
        <vt:i4>20</vt:i4>
      </vt:variant>
      <vt:variant>
        <vt:i4>0</vt:i4>
      </vt:variant>
      <vt:variant>
        <vt:i4>5</vt:i4>
      </vt:variant>
      <vt:variant>
        <vt:lpwstr/>
      </vt:variant>
      <vt:variant>
        <vt:lpwstr>_Toc282765488</vt:lpwstr>
      </vt:variant>
      <vt:variant>
        <vt:i4>1376306</vt:i4>
      </vt:variant>
      <vt:variant>
        <vt:i4>14</vt:i4>
      </vt:variant>
      <vt:variant>
        <vt:i4>0</vt:i4>
      </vt:variant>
      <vt:variant>
        <vt:i4>5</vt:i4>
      </vt:variant>
      <vt:variant>
        <vt:lpwstr/>
      </vt:variant>
      <vt:variant>
        <vt:lpwstr>_Toc282765487</vt:lpwstr>
      </vt:variant>
      <vt:variant>
        <vt:i4>1376306</vt:i4>
      </vt:variant>
      <vt:variant>
        <vt:i4>8</vt:i4>
      </vt:variant>
      <vt:variant>
        <vt:i4>0</vt:i4>
      </vt:variant>
      <vt:variant>
        <vt:i4>5</vt:i4>
      </vt:variant>
      <vt:variant>
        <vt:lpwstr/>
      </vt:variant>
      <vt:variant>
        <vt:lpwstr>_Toc282765486</vt:lpwstr>
      </vt:variant>
      <vt:variant>
        <vt:i4>7602219</vt:i4>
      </vt:variant>
      <vt:variant>
        <vt:i4>3</vt:i4>
      </vt:variant>
      <vt:variant>
        <vt:i4>0</vt:i4>
      </vt:variant>
      <vt:variant>
        <vt:i4>5</vt:i4>
      </vt:variant>
      <vt:variant>
        <vt:lpwstr>http://www.swisstph.ch/</vt:lpwstr>
      </vt:variant>
      <vt:variant>
        <vt:lpwstr/>
      </vt:variant>
      <vt:variant>
        <vt:i4>131199</vt:i4>
      </vt:variant>
      <vt:variant>
        <vt:i4>0</vt:i4>
      </vt:variant>
      <vt:variant>
        <vt:i4>0</vt:i4>
      </vt:variant>
      <vt:variant>
        <vt:i4>5</vt:i4>
      </vt:variant>
      <vt:variant>
        <vt:lpwstr>mailto:hans.muster@unibas.ch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Swiss Centre for International Health</dc:title>
  <dc:subject>Shortname of Document</dc:subject>
  <dc:creator>Peter Steinmann</dc:creator>
  <cp:lastModifiedBy>serge adjognon</cp:lastModifiedBy>
  <cp:revision>2</cp:revision>
  <cp:lastPrinted>2014-09-17T11:19:00Z</cp:lastPrinted>
  <dcterms:created xsi:type="dcterms:W3CDTF">2018-10-19T13:17:00Z</dcterms:created>
  <dcterms:modified xsi:type="dcterms:W3CDTF">2018-10-19T13:17:00Z</dcterms:modified>
</cp:coreProperties>
</file>